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A9C91">
      <w:pPr>
        <w:adjustRightInd w:val="0"/>
        <w:snapToGrid w:val="0"/>
        <w:spacing w:line="641" w:lineRule="exact"/>
        <w:jc w:val="center"/>
        <w:rPr>
          <w:rFonts w:hint="eastAsia" w:ascii="微软雅黑" w:eastAsia="微软雅黑"/>
          <w:sz w:val="36"/>
        </w:rPr>
      </w:pPr>
      <w:bookmarkStart w:id="0" w:name="_GoBack"/>
      <w:bookmarkEnd w:id="0"/>
      <w:r>
        <w:rPr>
          <w:rFonts w:hint="eastAsia" w:ascii="微软雅黑" w:eastAsia="微软雅黑"/>
          <w:sz w:val="36"/>
        </w:rPr>
        <w:t>中国石油大学（北京）</w:t>
      </w:r>
      <w:r>
        <w:rPr>
          <w:rFonts w:hint="eastAsia" w:ascii="微软雅黑" w:eastAsia="微软雅黑"/>
          <w:sz w:val="36"/>
          <w:lang w:val="en-US"/>
        </w:rPr>
        <w:t>克拉玛依校区</w:t>
      </w:r>
      <w:r>
        <w:rPr>
          <w:rFonts w:hint="eastAsia" w:ascii="微软雅黑" w:eastAsia="微软雅黑"/>
          <w:sz w:val="36"/>
        </w:rPr>
        <w:t>本科新生入学登记表</w:t>
      </w:r>
    </w:p>
    <w:tbl>
      <w:tblPr>
        <w:tblStyle w:val="5"/>
        <w:tblW w:w="0" w:type="auto"/>
        <w:tblInd w:w="12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14:paraId="320C41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329518BB">
            <w:pPr>
              <w:pStyle w:val="9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0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2024216758</w:t>
              </w:r>
            </w:ins>
          </w:p>
        </w:tc>
        <w:tc>
          <w:tcPr>
            <w:tcW w:w="1335" w:type="dxa"/>
          </w:tcPr>
          <w:p w14:paraId="38140493">
            <w:pPr>
              <w:pStyle w:val="9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李俊杰</w:t>
              </w:r>
            </w:ins>
          </w:p>
        </w:tc>
        <w:tc>
          <w:tcPr>
            <w:tcW w:w="1558" w:type="dxa"/>
          </w:tcPr>
          <w:p w14:paraId="6C045D86">
            <w:pPr>
              <w:pStyle w:val="9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男</w:t>
              </w:r>
            </w:ins>
          </w:p>
        </w:tc>
        <w:tc>
          <w:tcPr>
            <w:tcW w:w="1440" w:type="dxa"/>
          </w:tcPr>
          <w:p w14:paraId="495B0332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3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汉族</w:t>
              </w:r>
            </w:ins>
          </w:p>
        </w:tc>
        <w:tc>
          <w:tcPr>
            <w:tcW w:w="1843" w:type="dxa"/>
            <w:vMerge w:val="restart"/>
          </w:tcPr>
          <w:p w14:paraId="7BD45A8D">
            <w:pPr>
              <w:pStyle w:val="9"/>
              <w:rPr>
                <w:rFonts w:hint="eastAsia" w:ascii="微软雅黑"/>
                <w:sz w:val="28"/>
              </w:rPr>
            </w:pPr>
          </w:p>
          <w:p w14:paraId="1CA2CEC8">
            <w:pPr>
              <w:pStyle w:val="9"/>
              <w:spacing w:before="9"/>
              <w:rPr>
                <w:rFonts w:hint="eastAsia" w:ascii="微软雅黑"/>
                <w:sz w:val="25"/>
              </w:rPr>
            </w:pPr>
          </w:p>
          <w:p w14:paraId="2CE3965D">
            <w:pPr>
              <w:pStyle w:val="9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14:paraId="318A0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B2A820D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>
            <w:pPr>
              <w:pStyle w:val="9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ins w:id="4" w:author="卢嘉淇" w:date="2026-08-28T15:10:26Z">
              <w:r>
                <w:rPr>
                  <w:rFonts w:hint="eastAsia"/>
                  <w:sz w:val="28"/>
                  <w:lang w:eastAsia="zh-CN"/>
                </w:rPr>
                <w:t>2004年06月15日</w:t>
              </w:r>
            </w:ins>
            <w:del w:id="5" w:author="卢嘉淇" w:date="2026-08-28T15:10:26Z">
              <w:r>
                <w:rPr>
                  <w:sz w:val="28"/>
                </w:rPr>
                <w:delText>年</w:delText>
              </w:r>
            </w:del>
            <w:del w:id="6" w:author="卢嘉淇" w:date="2026-08-28T15:10:26Z">
              <w:r>
                <w:rPr>
                  <w:sz w:val="28"/>
                </w:rPr>
                <w:tab/>
              </w:r>
            </w:del>
            <w:del w:id="7" w:author="卢嘉淇" w:date="2026-08-28T15:10:26Z">
              <w:r>
                <w:rPr>
                  <w:sz w:val="28"/>
                </w:rPr>
                <w:delText>月</w:delText>
              </w:r>
            </w:del>
            <w:del w:id="8" w:author="卢嘉淇" w:date="2026-08-28T15:10:26Z">
              <w:r>
                <w:rPr>
                  <w:sz w:val="28"/>
                </w:rPr>
                <w:tab/>
              </w:r>
            </w:del>
            <w:del w:id="9" w:author="卢嘉淇" w:date="2026-08-28T15:10:26Z">
              <w:r>
                <w:rPr>
                  <w:sz w:val="28"/>
                </w:rPr>
                <w:delText>日</w:delText>
              </w:r>
            </w:del>
          </w:p>
        </w:tc>
        <w:tc>
          <w:tcPr>
            <w:tcW w:w="1843" w:type="dxa"/>
          </w:tcPr>
          <w:p w14:paraId="52506015">
            <w:pPr>
              <w:pStyle w:val="9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0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650102200406151234</w:t>
              </w:r>
            </w:ins>
          </w:p>
        </w:tc>
        <w:tc>
          <w:tcPr>
            <w:tcW w:w="1440" w:type="dxa"/>
          </w:tcPr>
          <w:p w14:paraId="6B530744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1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否</w:t>
              </w:r>
            </w:ins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2CBB892B">
            <w:pPr>
              <w:rPr>
                <w:rFonts w:hint="eastAsia"/>
                <w:sz w:val="2"/>
                <w:szCs w:val="2"/>
              </w:rPr>
            </w:pPr>
          </w:p>
        </w:tc>
      </w:tr>
      <w:tr w14:paraId="0E3527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6676A68">
            <w:pPr>
              <w:pStyle w:val="9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2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新疆乌鲁木齐</w:t>
              </w:r>
            </w:ins>
          </w:p>
        </w:tc>
        <w:tc>
          <w:tcPr>
            <w:tcW w:w="1843" w:type="dxa"/>
          </w:tcPr>
          <w:p w14:paraId="305F155A">
            <w:pPr>
              <w:pStyle w:val="9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3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共青团员</w:t>
              </w:r>
            </w:ins>
          </w:p>
        </w:tc>
        <w:tc>
          <w:tcPr>
            <w:tcW w:w="1440" w:type="dxa"/>
          </w:tcPr>
          <w:p w14:paraId="349394F6">
            <w:pPr>
              <w:pStyle w:val="9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>
            <w:pPr>
              <w:pStyle w:val="9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ins w:id="14" w:author="卢嘉淇" w:date="2026-08-28T15:10:26Z">
              <w:r>
                <w:rPr>
                  <w:rFonts w:hint="eastAsia"/>
                  <w:sz w:val="28"/>
                  <w:lang w:eastAsia="zh-CN"/>
                </w:rPr>
                <w:t>2022年09月</w:t>
              </w:r>
            </w:ins>
            <w:del w:id="15" w:author="卢嘉淇" w:date="2026-08-28T15:10:26Z">
              <w:r>
                <w:rPr>
                  <w:sz w:val="28"/>
                </w:rPr>
                <w:delText>年</w:delText>
              </w:r>
            </w:del>
            <w:del w:id="16" w:author="卢嘉淇" w:date="2026-08-28T15:10:26Z">
              <w:r>
                <w:rPr>
                  <w:sz w:val="28"/>
                </w:rPr>
                <w:tab/>
              </w:r>
            </w:del>
            <w:del w:id="17" w:author="卢嘉淇" w:date="2026-08-28T15:10:26Z">
              <w:r>
                <w:rPr>
                  <w:sz w:val="28"/>
                </w:rPr>
                <w:delText>月</w:delText>
              </w:r>
            </w:del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0218D878">
            <w:pPr>
              <w:rPr>
                <w:rFonts w:hint="eastAsia"/>
                <w:sz w:val="2"/>
                <w:szCs w:val="2"/>
              </w:rPr>
            </w:pPr>
          </w:p>
        </w:tc>
      </w:tr>
      <w:tr w14:paraId="01DA60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2828AF37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8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无</w:t>
              </w:r>
            </w:ins>
          </w:p>
        </w:tc>
        <w:tc>
          <w:tcPr>
            <w:tcW w:w="1843" w:type="dxa"/>
          </w:tcPr>
          <w:p w14:paraId="33058740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440" w:type="dxa"/>
          </w:tcPr>
          <w:p w14:paraId="220286EC">
            <w:pPr>
              <w:pStyle w:val="9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19" w:author="卢嘉淇" w:date="2026-08-28T15:10:26Z">
              <w:r>
                <w:rPr>
                  <w:rFonts w:hint="eastAsia" w:ascii="Times New Roman"/>
                  <w:sz w:val="28"/>
                  <w:lang w:eastAsia="zh-CN"/>
                </w:rPr>
                <w:t>健康</w:t>
              </w:r>
            </w:ins>
          </w:p>
        </w:tc>
        <w:tc>
          <w:tcPr>
            <w:tcW w:w="1843" w:type="dxa"/>
            <w:vMerge w:val="continue"/>
            <w:tcBorders>
              <w:top w:val="nil"/>
            </w:tcBorders>
          </w:tcPr>
          <w:p w14:paraId="29000C08">
            <w:pPr>
              <w:rPr>
                <w:rFonts w:hint="eastAsia"/>
                <w:sz w:val="2"/>
                <w:szCs w:val="2"/>
              </w:rPr>
            </w:pPr>
          </w:p>
        </w:tc>
      </w:tr>
      <w:tr w14:paraId="50C1F1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31A3C810">
            <w:pPr>
              <w:pStyle w:val="9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0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文理学院</w:t>
              </w:r>
            </w:ins>
          </w:p>
        </w:tc>
        <w:tc>
          <w:tcPr>
            <w:tcW w:w="1843" w:type="dxa"/>
          </w:tcPr>
          <w:p w14:paraId="4C1F3ED0">
            <w:pPr>
              <w:pStyle w:val="9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1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软件工程</w:t>
              </w:r>
            </w:ins>
          </w:p>
        </w:tc>
        <w:tc>
          <w:tcPr>
            <w:tcW w:w="1984" w:type="dxa"/>
          </w:tcPr>
          <w:p w14:paraId="1A6ABCFD">
            <w:pPr>
              <w:pStyle w:val="9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2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软工2401</w:t>
              </w:r>
            </w:ins>
          </w:p>
        </w:tc>
      </w:tr>
      <w:tr w14:paraId="4B54E5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3B59BFA5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>
            <w:pPr>
              <w:pStyle w:val="9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>
            <w:pPr>
              <w:pStyle w:val="9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>
            <w:pPr>
              <w:pStyle w:val="9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color="auto" w:sz="4" w:space="0"/>
            </w:tcBorders>
          </w:tcPr>
          <w:p w14:paraId="2DE1C339">
            <w:pPr>
              <w:pStyle w:val="9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>
            <w:pPr>
              <w:pStyle w:val="9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14:paraId="68E37D6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2F2A539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524" w:type="dxa"/>
          </w:tcPr>
          <w:p w14:paraId="01B943A4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color="auto" w:sz="4" w:space="0"/>
            </w:tcBorders>
          </w:tcPr>
          <w:p w14:paraId="203837EF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3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13912345678</w:t>
              </w:r>
            </w:ins>
          </w:p>
        </w:tc>
        <w:tc>
          <w:tcPr>
            <w:tcW w:w="39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67DE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  <w:tcBorders>
              <w:left w:val="single" w:color="auto" w:sz="4" w:space="0"/>
            </w:tcBorders>
          </w:tcPr>
          <w:p w14:paraId="04D7E11B">
            <w:pPr>
              <w:pStyle w:val="9"/>
              <w:rPr>
                <w:rFonts w:hint="eastAsia" w:ascii="Times New Roman"/>
                <w:sz w:val="28"/>
              </w:rPr>
            </w:pPr>
          </w:p>
        </w:tc>
      </w:tr>
      <w:tr w14:paraId="635F08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</w:tcPr>
          <w:p w14:paraId="7A4EEC4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524" w:type="dxa"/>
          </w:tcPr>
          <w:p w14:paraId="40CA3B8D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color="auto" w:sz="4" w:space="0"/>
            </w:tcBorders>
          </w:tcPr>
          <w:p w14:paraId="321AC3D5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78C2F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color="auto" w:sz="4" w:space="0"/>
            </w:tcBorders>
          </w:tcPr>
          <w:p w14:paraId="3329BDB1">
            <w:pPr>
              <w:rPr>
                <w:rFonts w:hint="eastAsia"/>
                <w:sz w:val="2"/>
                <w:szCs w:val="2"/>
              </w:rPr>
            </w:pPr>
          </w:p>
        </w:tc>
      </w:tr>
      <w:tr w14:paraId="5FC157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4164" w:type="dxa"/>
            <w:gridSpan w:val="10"/>
          </w:tcPr>
          <w:p w14:paraId="4FCBFD4D">
            <w:pPr>
              <w:pStyle w:val="9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况</w:t>
            </w:r>
          </w:p>
        </w:tc>
      </w:tr>
      <w:tr w14:paraId="363195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1744C6DF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4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乌鲁木齐市第一中学</w:t>
              </w:r>
            </w:ins>
          </w:p>
        </w:tc>
        <w:tc>
          <w:tcPr>
            <w:tcW w:w="1843" w:type="dxa"/>
          </w:tcPr>
          <w:p w14:paraId="1CBAB875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25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新疆维吾尔自治区</w:t>
              </w:r>
            </w:ins>
          </w:p>
        </w:tc>
        <w:tc>
          <w:tcPr>
            <w:tcW w:w="1984" w:type="dxa"/>
          </w:tcPr>
          <w:p w14:paraId="25D1EE49">
            <w:pPr>
              <w:pStyle w:val="9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>
            <w:pPr>
              <w:pStyle w:val="9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ins w:id="26" w:author="卢嘉淇" w:date="2026-08-28T15:10:27Z">
              <w:r>
                <w:rPr>
                  <w:rFonts w:hint="eastAsia"/>
                  <w:sz w:val="28"/>
                  <w:lang w:eastAsia="zh-CN"/>
                </w:rPr>
                <w:t>2022年09月</w:t>
              </w:r>
            </w:ins>
            <w:del w:id="27" w:author="卢嘉淇" w:date="2026-08-28T15:10:27Z">
              <w:r>
                <w:rPr>
                  <w:sz w:val="28"/>
                </w:rPr>
                <w:delText>年</w:delText>
              </w:r>
            </w:del>
            <w:del w:id="28" w:author="卢嘉淇" w:date="2026-08-28T15:10:27Z">
              <w:r>
                <w:rPr>
                  <w:sz w:val="28"/>
                </w:rPr>
                <w:tab/>
              </w:r>
            </w:del>
            <w:del w:id="29" w:author="卢嘉淇" w:date="2026-08-28T15:10:27Z">
              <w:r>
                <w:rPr>
                  <w:sz w:val="28"/>
                </w:rPr>
                <w:delText>月</w:delText>
              </w:r>
            </w:del>
          </w:p>
        </w:tc>
      </w:tr>
      <w:tr w14:paraId="1DE7F9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27430A88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>
            <w:pPr>
              <w:pStyle w:val="9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□农应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□农往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□城应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□城往</w:t>
            </w:r>
          </w:p>
        </w:tc>
        <w:tc>
          <w:tcPr>
            <w:tcW w:w="1982" w:type="dxa"/>
            <w:gridSpan w:val="2"/>
          </w:tcPr>
          <w:p w14:paraId="2C431352">
            <w:pPr>
              <w:pStyle w:val="9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>
            <w:pPr>
              <w:pStyle w:val="9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14:paraId="5DA8CA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</w:tcPr>
          <w:p w14:paraId="6761CDFD">
            <w:pPr>
              <w:pStyle w:val="9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>
            <w:pPr>
              <w:pStyle w:val="9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14:paraId="4BAFA7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385" w:type="dxa"/>
            <w:vMerge w:val="restart"/>
          </w:tcPr>
          <w:p w14:paraId="2F5F3D30">
            <w:pPr>
              <w:pStyle w:val="9"/>
              <w:spacing w:before="9"/>
              <w:rPr>
                <w:rFonts w:hint="eastAsia" w:ascii="微软雅黑"/>
                <w:sz w:val="21"/>
              </w:rPr>
            </w:pPr>
          </w:p>
          <w:p w14:paraId="73BB352C">
            <w:pPr>
              <w:pStyle w:val="9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>
            <w:pPr>
              <w:pStyle w:val="9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>
            <w:pPr>
              <w:pStyle w:val="9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>
            <w:pPr>
              <w:pStyle w:val="9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4" w:type="dxa"/>
          </w:tcPr>
          <w:p w14:paraId="14481DD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2DAC7274">
            <w:pPr>
              <w:pStyle w:val="9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14:paraId="04B94E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385" w:type="dxa"/>
            <w:vMerge w:val="continue"/>
            <w:tcBorders>
              <w:top w:val="nil"/>
            </w:tcBorders>
          </w:tcPr>
          <w:p w14:paraId="2CB31D87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335" w:type="dxa"/>
          </w:tcPr>
          <w:p w14:paraId="57863527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52B1F268">
            <w:pPr>
              <w:pStyle w:val="9"/>
              <w:rPr>
                <w:rFonts w:hint="eastAsia" w:ascii="Times New Roman" w:eastAsia="楷体"/>
                <w:sz w:val="28"/>
                <w:lang w:eastAsia="zh-CN"/>
              </w:rPr>
            </w:pPr>
            <w:ins w:id="30" w:author="卢嘉淇" w:date="2026-08-28T15:10:27Z">
              <w:r>
                <w:rPr>
                  <w:rFonts w:hint="eastAsia" w:ascii="Times New Roman"/>
                  <w:sz w:val="28"/>
                  <w:lang w:eastAsia="zh-CN"/>
                </w:rPr>
                <w:t>英语</w:t>
              </w:r>
            </w:ins>
          </w:p>
        </w:tc>
        <w:tc>
          <w:tcPr>
            <w:tcW w:w="2268" w:type="dxa"/>
            <w:gridSpan w:val="2"/>
          </w:tcPr>
          <w:p w14:paraId="0FAD6670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984" w:type="dxa"/>
          </w:tcPr>
          <w:p w14:paraId="41C40904">
            <w:pPr>
              <w:pStyle w:val="9"/>
              <w:rPr>
                <w:rFonts w:hint="eastAsia" w:ascii="Times New Roman"/>
                <w:sz w:val="28"/>
              </w:rPr>
            </w:pPr>
          </w:p>
        </w:tc>
        <w:tc>
          <w:tcPr>
            <w:tcW w:w="1843" w:type="dxa"/>
          </w:tcPr>
          <w:p w14:paraId="189AC662">
            <w:pPr>
              <w:pStyle w:val="9"/>
              <w:rPr>
                <w:rFonts w:hint="eastAsia" w:ascii="Times New Roman"/>
                <w:sz w:val="28"/>
              </w:rPr>
            </w:pPr>
          </w:p>
        </w:tc>
      </w:tr>
    </w:tbl>
    <w:p w14:paraId="51C5E5AF">
      <w:pPr>
        <w:pStyle w:val="2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>
      <w:type w:val="continuous"/>
      <w:pgSz w:w="16840" w:h="11910" w:orient="landscape"/>
      <w:pgMar w:top="1020" w:right="1200" w:bottom="280" w:left="12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卢嘉淇">
    <w15:presenceInfo w15:providerId="WPS Office" w15:userId="63661426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trackRevisions w:val="1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71336"/>
    <w:rsid w:val="003D0FFD"/>
    <w:rsid w:val="004203EF"/>
    <w:rsid w:val="0076293C"/>
    <w:rsid w:val="00B4740C"/>
    <w:rsid w:val="00DD797C"/>
    <w:rsid w:val="00DE7962"/>
    <w:rsid w:val="00DF4DF9"/>
    <w:rsid w:val="049431CE"/>
    <w:rsid w:val="0A5C51A4"/>
    <w:rsid w:val="1F0E1979"/>
    <w:rsid w:val="23EA7B87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楷体" w:hAnsi="楷体" w:eastAsia="楷体" w:cs="楷体"/>
      <w:sz w:val="22"/>
      <w:szCs w:val="22"/>
      <w:lang w:val="zh-CN" w:eastAsia="zh-CN" w:bidi="zh-C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03"/>
      <w:ind w:left="393"/>
    </w:pPr>
    <w:rPr>
      <w:rFonts w:ascii="微软雅黑" w:hAnsi="微软雅黑" w:eastAsia="微软雅黑" w:cs="微软雅黑"/>
      <w:sz w:val="24"/>
      <w:szCs w:val="24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页眉 字符"/>
    <w:basedOn w:val="6"/>
    <w:link w:val="4"/>
    <w:qFormat/>
    <w:uiPriority w:val="0"/>
    <w:rPr>
      <w:rFonts w:ascii="楷体" w:hAnsi="楷体" w:eastAsia="楷体" w:cs="楷体"/>
      <w:sz w:val="18"/>
      <w:szCs w:val="18"/>
      <w:lang w:val="zh-CN" w:bidi="zh-CN"/>
    </w:rPr>
  </w:style>
  <w:style w:type="character" w:customStyle="1" w:styleId="11">
    <w:name w:val="页脚 字符"/>
    <w:basedOn w:val="6"/>
    <w:link w:val="3"/>
    <w:qFormat/>
    <w:uiPriority w:val="0"/>
    <w:rPr>
      <w:rFonts w:ascii="楷体" w:hAnsi="楷体" w:eastAsia="楷体" w:cs="楷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237</Characters>
  <Lines>91</Lines>
  <Paragraphs>60</Paragraphs>
  <TotalTime>11</TotalTime>
  <ScaleCrop>false</ScaleCrop>
  <LinksUpToDate>false</LinksUpToDate>
  <CharactersWithSpaces>262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2023-10-18T10:21:00Z</dcterms:created>
  <dc:creator>jiaowuke</dc:creator>
  <cp:lastModifiedBy>卢嘉淇</cp:lastModifiedBy>
  <cp:lastPrinted>2021-10-20T09:58:00Z</cp:lastPrinted>
  <dcterms:modified xsi:type="dcterms:W3CDTF">2026-08-28T07:10:28Z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2052-12.1.0.28043</vt:lpwstr>
  </property>
  <property fmtid="{D5CDD505-2E9C-101B-9397-08002B2CF9AE}" pid="6" name="ICV">
    <vt:lpwstr>0D89251D031F4EED804622CE25DBF0A0</vt:lpwstr>
  </property>
  <property fmtid="{D5CDD505-2E9C-101B-9397-08002B2CF9AE}" pid="7" name="KSOTemplateDocerSaveRecord">
    <vt:lpwstr>eyJoZGlkIjoiOTc3M2Y5NzIzMDFlZjAyY2Q4Njk5ODkyYjFjNzBiNTQiLCJ1c2VySWQiOiIxNjU4NzExMDA4In0=</vt:lpwstr>
  </property>
</Properties>
</file>