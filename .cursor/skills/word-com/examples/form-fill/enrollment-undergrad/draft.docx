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C91" w14:textId="77777777" w:rsidR="004203EF" w:rsidRDefault="00000000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5604C80C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0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2024216758</w:t>
              </w:r>
            </w:ins>
          </w:p>
        </w:tc>
        <w:tc>
          <w:tcPr>
            <w:tcW w:w="1335" w:type="dxa"/>
          </w:tcPr>
          <w:p w14:paraId="38140493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107B4D4D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李俊杰</w:t>
              </w:r>
            </w:ins>
          </w:p>
        </w:tc>
        <w:tc>
          <w:tcPr>
            <w:tcW w:w="1558" w:type="dxa"/>
          </w:tcPr>
          <w:p w14:paraId="6C045D86" w14:textId="77777777" w:rsidR="004203EF" w:rsidRDefault="00000000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65514DC0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2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男</w:t>
              </w:r>
            </w:ins>
          </w:p>
        </w:tc>
        <w:tc>
          <w:tcPr>
            <w:tcW w:w="1440" w:type="dxa"/>
          </w:tcPr>
          <w:p w14:paraId="495B0332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7B20A33A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3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汉族</w:t>
              </w:r>
            </w:ins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000000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77777777" w:rsidR="004203EF" w:rsidRDefault="00000000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  <w:r>
              <w:rPr>
                <w:sz w:val="28"/>
              </w:rPr>
              <w:tab/>
              <w:t>日</w:t>
            </w:r>
          </w:p>
        </w:tc>
        <w:tc>
          <w:tcPr>
            <w:tcW w:w="1843" w:type="dxa"/>
          </w:tcPr>
          <w:p w14:paraId="52506015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2E22D82A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4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650102200406151234</w:t>
              </w:r>
            </w:ins>
          </w:p>
        </w:tc>
        <w:tc>
          <w:tcPr>
            <w:tcW w:w="1440" w:type="dxa"/>
          </w:tcPr>
          <w:p w14:paraId="6B530744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09CB92E9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5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否</w:t>
              </w:r>
            </w:ins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000000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61CFAB57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6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新疆乌鲁木齐</w:t>
              </w:r>
            </w:ins>
          </w:p>
        </w:tc>
        <w:tc>
          <w:tcPr>
            <w:tcW w:w="1843" w:type="dxa"/>
          </w:tcPr>
          <w:p w14:paraId="305F155A" w14:textId="77777777" w:rsidR="004203EF" w:rsidRDefault="00000000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76ED195F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7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共青团员</w:t>
              </w:r>
            </w:ins>
          </w:p>
        </w:tc>
        <w:tc>
          <w:tcPr>
            <w:tcW w:w="1440" w:type="dxa"/>
          </w:tcPr>
          <w:p w14:paraId="349394F6" w14:textId="77777777" w:rsidR="004203EF" w:rsidRDefault="00000000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77777777" w:rsidR="004203EF" w:rsidRDefault="00000000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00F33984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8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无</w:t>
              </w:r>
            </w:ins>
          </w:p>
        </w:tc>
        <w:tc>
          <w:tcPr>
            <w:tcW w:w="1843" w:type="dxa"/>
          </w:tcPr>
          <w:p w14:paraId="33058740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0DF234EE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9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健康</w:t>
              </w:r>
            </w:ins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1FE535E0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0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文理学院</w:t>
              </w:r>
            </w:ins>
          </w:p>
        </w:tc>
        <w:tc>
          <w:tcPr>
            <w:tcW w:w="1843" w:type="dxa"/>
          </w:tcPr>
          <w:p w14:paraId="4C1F3ED0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3750A62F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1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软件工程</w:t>
              </w:r>
            </w:ins>
          </w:p>
        </w:tc>
        <w:tc>
          <w:tcPr>
            <w:tcW w:w="1984" w:type="dxa"/>
          </w:tcPr>
          <w:p w14:paraId="1A6ABCFD" w14:textId="77777777" w:rsidR="004203EF" w:rsidRDefault="00000000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2C042611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2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软工</w:t>
              </w:r>
              <w:r w:rsidRPr="00844826">
                <w:rPr>
                  <w:rFonts w:ascii="Times New Roman" w:hint="eastAsia"/>
                  <w:sz w:val="28"/>
                </w:rPr>
                <w:t>2401</w:t>
              </w:r>
            </w:ins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000000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000000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000000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000000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000000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  <w:t>生</w:t>
            </w:r>
            <w:r>
              <w:rPr>
                <w:sz w:val="28"/>
              </w:rPr>
              <w:tab/>
              <w:t>情</w:t>
            </w:r>
            <w:r>
              <w:rPr>
                <w:sz w:val="28"/>
              </w:rPr>
              <w:tab/>
              <w:t>况</w:t>
            </w:r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363512D3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3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乌鲁木齐市第一中学</w:t>
              </w:r>
            </w:ins>
          </w:p>
        </w:tc>
        <w:tc>
          <w:tcPr>
            <w:tcW w:w="1843" w:type="dxa"/>
          </w:tcPr>
          <w:p w14:paraId="1CBAB875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2D1FE86B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4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新疆维吾尔自治区</w:t>
              </w:r>
            </w:ins>
          </w:p>
        </w:tc>
        <w:tc>
          <w:tcPr>
            <w:tcW w:w="1984" w:type="dxa"/>
          </w:tcPr>
          <w:p w14:paraId="25D1EE49" w14:textId="77777777" w:rsidR="004203EF" w:rsidRDefault="00000000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77777777" w:rsidR="004203EF" w:rsidRDefault="00000000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  <w:t>月</w:t>
            </w:r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77777777" w:rsidR="004203EF" w:rsidRDefault="00000000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□农应</w:t>
            </w:r>
            <w:r>
              <w:rPr>
                <w:sz w:val="28"/>
              </w:rPr>
              <w:tab/>
              <w:t>□农往</w:t>
            </w:r>
            <w:r>
              <w:rPr>
                <w:sz w:val="28"/>
              </w:rPr>
              <w:tab/>
              <w:t>□城应</w:t>
            </w:r>
            <w:r>
              <w:rPr>
                <w:sz w:val="28"/>
              </w:rPr>
              <w:tab/>
              <w:t>□城往</w:t>
            </w:r>
          </w:p>
        </w:tc>
        <w:tc>
          <w:tcPr>
            <w:tcW w:w="1982" w:type="dxa"/>
            <w:gridSpan w:val="2"/>
          </w:tcPr>
          <w:p w14:paraId="2C431352" w14:textId="77777777" w:rsidR="004203EF" w:rsidRDefault="00000000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000000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3C241A74" w:rsidR="004203EF" w:rsidRDefault="00844826" w:rsidP="00844826">
            <w:pPr>
              <w:pStyle w:val="TableParagraph"/>
              <w:rPr>
                <w:rFonts w:ascii="Times New Roman" w:hint="eastAsia"/>
                <w:sz w:val="28"/>
              </w:rPr>
            </w:pPr>
            <w:ins w:id="15" w:author="嘉淇 卢" w:date="2026-08-27T16:25:00Z" w16du:dateUtc="2026-08-27T08:25:00Z">
              <w:r w:rsidRPr="00844826">
                <w:rPr>
                  <w:rFonts w:ascii="Times New Roman" w:hint="eastAsia"/>
                  <w:sz w:val="28"/>
                </w:rPr>
                <w:t>英语</w:t>
              </w:r>
            </w:ins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000000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000000">
      <w:pPr>
        <w:pStyle w:val="a3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7F30" w14:textId="77777777" w:rsidR="008735BA" w:rsidRDefault="008735BA" w:rsidP="00844826">
      <w:pPr>
        <w:rPr>
          <w:rFonts w:hint="eastAsia"/>
        </w:rPr>
      </w:pPr>
      <w:r>
        <w:separator/>
      </w:r>
    </w:p>
  </w:endnote>
  <w:endnote w:type="continuationSeparator" w:id="0">
    <w:p w14:paraId="4FE017CE" w14:textId="77777777" w:rsidR="008735BA" w:rsidRDefault="008735BA" w:rsidP="008448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808C" w14:textId="77777777" w:rsidR="008735BA" w:rsidRDefault="008735BA" w:rsidP="00844826">
      <w:pPr>
        <w:rPr>
          <w:rFonts w:hint="eastAsia"/>
        </w:rPr>
      </w:pPr>
      <w:r>
        <w:separator/>
      </w:r>
    </w:p>
  </w:footnote>
  <w:footnote w:type="continuationSeparator" w:id="0">
    <w:p w14:paraId="4475D1AE" w14:textId="77777777" w:rsidR="008735BA" w:rsidRDefault="008735BA" w:rsidP="00844826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71336"/>
    <w:rsid w:val="003D0FFD"/>
    <w:rsid w:val="004203EF"/>
    <w:rsid w:val="0076293C"/>
    <w:rsid w:val="00844826"/>
    <w:rsid w:val="008735BA"/>
    <w:rsid w:val="008A2E83"/>
    <w:rsid w:val="009D1E3B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  <w:style w:type="paragraph" w:styleId="a9">
    <w:name w:val="Revision"/>
    <w:hidden/>
    <w:uiPriority w:val="99"/>
    <w:unhideWhenUsed/>
    <w:rsid w:val="00844826"/>
    <w:rPr>
      <w:rFonts w:ascii="楷体" w:eastAsia="楷体" w:hAnsi="楷体" w:cs="楷体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222</Words>
  <Characters>223</Characters>
  <Application>Microsoft Office Word</Application>
  <DocSecurity>0</DocSecurity>
  <Lines>111</Lines>
  <Paragraphs>74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7</cp:revision>
  <cp:lastPrinted>2021-10-20T09:58:00Z</cp:lastPrinted>
  <dcterms:created xsi:type="dcterms:W3CDTF">2023-10-18T10:21:00Z</dcterms:created>
  <dcterms:modified xsi:type="dcterms:W3CDTF">2026-08-27T08:51:00Z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