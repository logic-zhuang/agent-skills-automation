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A9C91" w14:textId="77777777" w:rsidR="004203EF" w:rsidRDefault="00000000">
      <w:pPr>
        <w:adjustRightInd w:val="0"/>
        <w:snapToGrid w:val="0"/>
        <w:spacing w:line="641" w:lineRule="exact"/>
        <w:jc w:val="center"/>
        <w:rPr>
          <w:rFonts w:ascii="微软雅黑" w:eastAsia="微软雅黑" w:hint="eastAsia"/>
          <w:sz w:val="36"/>
        </w:rPr>
      </w:pPr>
      <w:r>
        <w:rPr>
          <w:rFonts w:ascii="微软雅黑" w:eastAsia="微软雅黑" w:hint="eastAsia"/>
          <w:sz w:val="36"/>
        </w:rPr>
        <w:t>中国石油大学（北京）</w:t>
      </w:r>
      <w:r>
        <w:rPr>
          <w:rFonts w:ascii="微软雅黑" w:eastAsia="微软雅黑" w:hint="eastAsia"/>
          <w:sz w:val="36"/>
          <w:lang w:val="en-US"/>
        </w:rPr>
        <w:t>克拉玛依校区</w:t>
      </w:r>
      <w:r>
        <w:rPr>
          <w:rFonts w:ascii="微软雅黑" w:eastAsia="微软雅黑" w:hint="eastAsia"/>
          <w:sz w:val="36"/>
        </w:rPr>
        <w:t>本科新生入学登记表</w:t>
      </w:r>
    </w:p>
    <w:tbl>
      <w:tblPr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1524"/>
        <w:gridCol w:w="1335"/>
        <w:gridCol w:w="1843"/>
        <w:gridCol w:w="1558"/>
        <w:gridCol w:w="710"/>
        <w:gridCol w:w="542"/>
        <w:gridCol w:w="1440"/>
        <w:gridCol w:w="1984"/>
        <w:gridCol w:w="1843"/>
      </w:tblGrid>
      <w:tr w:rsidR="004203EF" w14:paraId="320C411B" w14:textId="77777777">
        <w:trPr>
          <w:trHeight w:val="568"/>
        </w:trPr>
        <w:tc>
          <w:tcPr>
            <w:tcW w:w="1385" w:type="dxa"/>
          </w:tcPr>
          <w:p w14:paraId="329518BB" w14:textId="77777777" w:rsidR="004203EF" w:rsidRDefault="00000000">
            <w:pPr>
              <w:pStyle w:val="TableParagraph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学号</w:t>
            </w:r>
          </w:p>
        </w:tc>
        <w:tc>
          <w:tcPr>
            <w:tcW w:w="1524" w:type="dxa"/>
          </w:tcPr>
          <w:p w14:paraId="1CE27E4D" w14:textId="6ECF41A5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0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2024216758</w:t>
              </w:r>
            </w:ins>
          </w:p>
        </w:tc>
        <w:tc>
          <w:tcPr>
            <w:tcW w:w="1335" w:type="dxa"/>
          </w:tcPr>
          <w:p w14:paraId="38140493" w14:textId="77777777" w:rsidR="004203EF" w:rsidRDefault="00000000">
            <w:pPr>
              <w:pStyle w:val="TableParagraph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姓名</w:t>
            </w:r>
          </w:p>
        </w:tc>
        <w:tc>
          <w:tcPr>
            <w:tcW w:w="1843" w:type="dxa"/>
          </w:tcPr>
          <w:p w14:paraId="73004282" w14:textId="202407D0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1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李俊杰</w:t>
              </w:r>
            </w:ins>
          </w:p>
        </w:tc>
        <w:tc>
          <w:tcPr>
            <w:tcW w:w="1558" w:type="dxa"/>
          </w:tcPr>
          <w:p w14:paraId="6C045D86" w14:textId="77777777" w:rsidR="004203EF" w:rsidRDefault="00000000">
            <w:pPr>
              <w:pStyle w:val="TableParagraph"/>
              <w:spacing w:before="103"/>
              <w:ind w:left="499"/>
              <w:rPr>
                <w:rFonts w:hint="eastAsia"/>
                <w:sz w:val="28"/>
              </w:rPr>
            </w:pPr>
            <w:r>
              <w:rPr>
                <w:sz w:val="28"/>
              </w:rPr>
              <w:t>性别</w:t>
            </w:r>
          </w:p>
        </w:tc>
        <w:tc>
          <w:tcPr>
            <w:tcW w:w="1252" w:type="dxa"/>
            <w:gridSpan w:val="2"/>
          </w:tcPr>
          <w:p w14:paraId="7E84D7E2" w14:textId="307B79D1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2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男</w:t>
              </w:r>
            </w:ins>
          </w:p>
        </w:tc>
        <w:tc>
          <w:tcPr>
            <w:tcW w:w="1440" w:type="dxa"/>
          </w:tcPr>
          <w:p w14:paraId="495B0332" w14:textId="77777777" w:rsidR="004203EF" w:rsidRDefault="00000000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民族</w:t>
            </w:r>
          </w:p>
        </w:tc>
        <w:tc>
          <w:tcPr>
            <w:tcW w:w="1984" w:type="dxa"/>
          </w:tcPr>
          <w:p w14:paraId="43966603" w14:textId="03322444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3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汉族</w:t>
              </w:r>
            </w:ins>
          </w:p>
        </w:tc>
        <w:tc>
          <w:tcPr>
            <w:tcW w:w="1843" w:type="dxa"/>
            <w:vMerge w:val="restart"/>
          </w:tcPr>
          <w:p w14:paraId="7BD45A8D" w14:textId="77777777" w:rsidR="004203EF" w:rsidRDefault="004203EF">
            <w:pPr>
              <w:pStyle w:val="TableParagraph"/>
              <w:rPr>
                <w:rFonts w:ascii="微软雅黑" w:hint="eastAsia"/>
                <w:sz w:val="28"/>
              </w:rPr>
            </w:pPr>
          </w:p>
          <w:p w14:paraId="1CA2CEC8" w14:textId="77777777" w:rsidR="004203EF" w:rsidRDefault="004203EF">
            <w:pPr>
              <w:pStyle w:val="TableParagraph"/>
              <w:spacing w:before="9"/>
              <w:rPr>
                <w:rFonts w:ascii="微软雅黑" w:hint="eastAsia"/>
                <w:sz w:val="25"/>
              </w:rPr>
            </w:pPr>
          </w:p>
          <w:p w14:paraId="2CE3965D" w14:textId="77777777" w:rsidR="004203EF" w:rsidRDefault="00000000">
            <w:pPr>
              <w:pStyle w:val="TableParagraph"/>
              <w:spacing w:before="1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照片</w:t>
            </w:r>
          </w:p>
        </w:tc>
      </w:tr>
      <w:tr w:rsidR="004203EF" w14:paraId="318A017A" w14:textId="77777777">
        <w:trPr>
          <w:trHeight w:val="568"/>
        </w:trPr>
        <w:tc>
          <w:tcPr>
            <w:tcW w:w="1385" w:type="dxa"/>
          </w:tcPr>
          <w:p w14:paraId="1B2A820D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出生日期</w:t>
            </w:r>
          </w:p>
        </w:tc>
        <w:tc>
          <w:tcPr>
            <w:tcW w:w="2859" w:type="dxa"/>
            <w:gridSpan w:val="2"/>
          </w:tcPr>
          <w:p w14:paraId="48CBED03" w14:textId="7E2F9918" w:rsidR="004203EF" w:rsidRDefault="0034569B" w:rsidP="0034569B">
            <w:pPr>
              <w:pStyle w:val="TableParagraph"/>
              <w:tabs>
                <w:tab w:val="left" w:pos="1571"/>
                <w:tab w:val="left" w:pos="2131"/>
              </w:tabs>
              <w:spacing w:before="103"/>
              <w:ind w:left="1010"/>
              <w:rPr>
                <w:rFonts w:hint="eastAsia"/>
                <w:sz w:val="28"/>
              </w:rPr>
            </w:pPr>
            <w:ins w:id="4" w:author="嘉淇 卢" w:date="2026-08-27T16:52:00Z" w16du:dateUtc="2026-08-27T08:52:00Z">
              <w:r w:rsidRPr="0034569B">
                <w:rPr>
                  <w:rFonts w:hint="eastAsia"/>
                  <w:sz w:val="28"/>
                </w:rPr>
                <w:t>2004年06月15日</w:t>
              </w:r>
            </w:ins>
            <w:del w:id="5" w:author="嘉淇 卢" w:date="2026-08-27T16:52:00Z" w16du:dateUtc="2026-08-27T08:52:00Z">
              <w:r w:rsidR="00000000" w:rsidDel="0034569B">
                <w:rPr>
                  <w:sz w:val="28"/>
                </w:rPr>
                <w:delText>年</w:delText>
              </w:r>
              <w:r w:rsidR="00000000" w:rsidDel="0034569B">
                <w:rPr>
                  <w:sz w:val="28"/>
                </w:rPr>
                <w:tab/>
                <w:delText>月</w:delText>
              </w:r>
              <w:r w:rsidR="00000000" w:rsidDel="0034569B">
                <w:rPr>
                  <w:sz w:val="28"/>
                </w:rPr>
                <w:tab/>
                <w:delText>日</w:delText>
              </w:r>
            </w:del>
          </w:p>
        </w:tc>
        <w:tc>
          <w:tcPr>
            <w:tcW w:w="1843" w:type="dxa"/>
          </w:tcPr>
          <w:p w14:paraId="52506015" w14:textId="77777777" w:rsidR="004203EF" w:rsidRDefault="00000000">
            <w:pPr>
              <w:pStyle w:val="TableParagraph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身份证号码</w:t>
            </w:r>
          </w:p>
        </w:tc>
        <w:tc>
          <w:tcPr>
            <w:tcW w:w="2810" w:type="dxa"/>
            <w:gridSpan w:val="3"/>
          </w:tcPr>
          <w:p w14:paraId="7082F738" w14:textId="73A17C55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6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650102200406151234</w:t>
              </w:r>
            </w:ins>
          </w:p>
        </w:tc>
        <w:tc>
          <w:tcPr>
            <w:tcW w:w="1440" w:type="dxa"/>
          </w:tcPr>
          <w:p w14:paraId="6B530744" w14:textId="77777777" w:rsidR="004203EF" w:rsidRDefault="00000000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港澳台侨</w:t>
            </w:r>
          </w:p>
        </w:tc>
        <w:tc>
          <w:tcPr>
            <w:tcW w:w="1984" w:type="dxa"/>
          </w:tcPr>
          <w:p w14:paraId="6B4AB981" w14:textId="74397C8E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7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否</w:t>
              </w:r>
            </w:ins>
          </w:p>
        </w:tc>
        <w:tc>
          <w:tcPr>
            <w:tcW w:w="1843" w:type="dxa"/>
            <w:vMerge/>
            <w:tcBorders>
              <w:top w:val="nil"/>
            </w:tcBorders>
          </w:tcPr>
          <w:p w14:paraId="2CBB892B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0E352713" w14:textId="77777777">
        <w:trPr>
          <w:trHeight w:val="568"/>
        </w:trPr>
        <w:tc>
          <w:tcPr>
            <w:tcW w:w="1385" w:type="dxa"/>
          </w:tcPr>
          <w:p w14:paraId="16676A68" w14:textId="77777777" w:rsidR="004203EF" w:rsidRDefault="00000000">
            <w:pPr>
              <w:pStyle w:val="TableParagraph"/>
              <w:spacing w:before="104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籍贯</w:t>
            </w:r>
          </w:p>
        </w:tc>
        <w:tc>
          <w:tcPr>
            <w:tcW w:w="2859" w:type="dxa"/>
            <w:gridSpan w:val="2"/>
          </w:tcPr>
          <w:p w14:paraId="1869DD64" w14:textId="78189D5B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8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新疆乌鲁木齐</w:t>
              </w:r>
            </w:ins>
          </w:p>
        </w:tc>
        <w:tc>
          <w:tcPr>
            <w:tcW w:w="1843" w:type="dxa"/>
          </w:tcPr>
          <w:p w14:paraId="305F155A" w14:textId="77777777" w:rsidR="004203EF" w:rsidRDefault="00000000">
            <w:pPr>
              <w:pStyle w:val="TableParagraph"/>
              <w:spacing w:before="104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政治面貌</w:t>
            </w:r>
          </w:p>
        </w:tc>
        <w:tc>
          <w:tcPr>
            <w:tcW w:w="2810" w:type="dxa"/>
            <w:gridSpan w:val="3"/>
          </w:tcPr>
          <w:p w14:paraId="4AC2F73C" w14:textId="043FFBAD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9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共青团员</w:t>
              </w:r>
            </w:ins>
          </w:p>
        </w:tc>
        <w:tc>
          <w:tcPr>
            <w:tcW w:w="1440" w:type="dxa"/>
          </w:tcPr>
          <w:p w14:paraId="349394F6" w14:textId="77777777" w:rsidR="004203EF" w:rsidRDefault="00000000">
            <w:pPr>
              <w:pStyle w:val="TableParagraph"/>
              <w:spacing w:before="104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加入年月</w:t>
            </w:r>
          </w:p>
        </w:tc>
        <w:tc>
          <w:tcPr>
            <w:tcW w:w="1984" w:type="dxa"/>
          </w:tcPr>
          <w:p w14:paraId="1CC664E1" w14:textId="72DBEF58" w:rsidR="004203EF" w:rsidRDefault="0034569B" w:rsidP="0034569B">
            <w:pPr>
              <w:pStyle w:val="TableParagraph"/>
              <w:tabs>
                <w:tab w:val="left" w:pos="1652"/>
              </w:tabs>
              <w:spacing w:before="104"/>
              <w:ind w:left="1093"/>
              <w:rPr>
                <w:rFonts w:hint="eastAsia"/>
                <w:sz w:val="28"/>
              </w:rPr>
            </w:pPr>
            <w:ins w:id="10" w:author="嘉淇 卢" w:date="2026-08-27T16:52:00Z" w16du:dateUtc="2026-08-27T08:52:00Z">
              <w:r w:rsidRPr="0034569B">
                <w:rPr>
                  <w:rFonts w:hint="eastAsia"/>
                  <w:sz w:val="28"/>
                </w:rPr>
                <w:t>2022年09月</w:t>
              </w:r>
            </w:ins>
            <w:del w:id="11" w:author="嘉淇 卢" w:date="2026-08-27T16:52:00Z" w16du:dateUtc="2026-08-27T08:52:00Z">
              <w:r w:rsidR="00000000" w:rsidDel="0034569B">
                <w:rPr>
                  <w:sz w:val="28"/>
                </w:rPr>
                <w:delText>年</w:delText>
              </w:r>
              <w:r w:rsidR="00000000" w:rsidDel="0034569B">
                <w:rPr>
                  <w:sz w:val="28"/>
                </w:rPr>
                <w:tab/>
                <w:delText>月</w:delText>
              </w:r>
            </w:del>
          </w:p>
        </w:tc>
        <w:tc>
          <w:tcPr>
            <w:tcW w:w="1843" w:type="dxa"/>
            <w:vMerge/>
            <w:tcBorders>
              <w:top w:val="nil"/>
            </w:tcBorders>
          </w:tcPr>
          <w:p w14:paraId="0218D878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01DA600F" w14:textId="77777777">
        <w:trPr>
          <w:trHeight w:val="567"/>
        </w:trPr>
        <w:tc>
          <w:tcPr>
            <w:tcW w:w="1385" w:type="dxa"/>
          </w:tcPr>
          <w:p w14:paraId="2828AF37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宗教信仰</w:t>
            </w:r>
          </w:p>
        </w:tc>
        <w:tc>
          <w:tcPr>
            <w:tcW w:w="2859" w:type="dxa"/>
            <w:gridSpan w:val="2"/>
          </w:tcPr>
          <w:p w14:paraId="3BD69B03" w14:textId="2CB72A7C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12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无</w:t>
              </w:r>
            </w:ins>
          </w:p>
        </w:tc>
        <w:tc>
          <w:tcPr>
            <w:tcW w:w="1843" w:type="dxa"/>
          </w:tcPr>
          <w:p w14:paraId="33058740" w14:textId="77777777" w:rsidR="004203EF" w:rsidRDefault="00000000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信教开始时间</w:t>
            </w:r>
          </w:p>
        </w:tc>
        <w:tc>
          <w:tcPr>
            <w:tcW w:w="2810" w:type="dxa"/>
            <w:gridSpan w:val="3"/>
          </w:tcPr>
          <w:p w14:paraId="76226ED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440" w:type="dxa"/>
          </w:tcPr>
          <w:p w14:paraId="220286EC" w14:textId="77777777" w:rsidR="004203EF" w:rsidRDefault="00000000">
            <w:pPr>
              <w:pStyle w:val="TableParagraph"/>
              <w:spacing w:before="103"/>
              <w:ind w:left="145" w:right="11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健康状况</w:t>
            </w:r>
          </w:p>
        </w:tc>
        <w:tc>
          <w:tcPr>
            <w:tcW w:w="1984" w:type="dxa"/>
          </w:tcPr>
          <w:p w14:paraId="55FEBF5C" w14:textId="6DC7CFFC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13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健康</w:t>
              </w:r>
            </w:ins>
          </w:p>
        </w:tc>
        <w:tc>
          <w:tcPr>
            <w:tcW w:w="1843" w:type="dxa"/>
            <w:vMerge/>
            <w:tcBorders>
              <w:top w:val="nil"/>
            </w:tcBorders>
          </w:tcPr>
          <w:p w14:paraId="29000C08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50C1F17A" w14:textId="77777777">
        <w:trPr>
          <w:trHeight w:val="568"/>
        </w:trPr>
        <w:tc>
          <w:tcPr>
            <w:tcW w:w="1385" w:type="dxa"/>
          </w:tcPr>
          <w:p w14:paraId="31A3C810" w14:textId="77777777" w:rsidR="004203EF" w:rsidRDefault="00000000">
            <w:pPr>
              <w:pStyle w:val="TableParagraph"/>
              <w:spacing w:before="103"/>
              <w:ind w:left="113" w:right="91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学院</w:t>
            </w:r>
          </w:p>
        </w:tc>
        <w:tc>
          <w:tcPr>
            <w:tcW w:w="2859" w:type="dxa"/>
            <w:gridSpan w:val="2"/>
          </w:tcPr>
          <w:p w14:paraId="733ED285" w14:textId="462616AC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14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文理学院</w:t>
              </w:r>
            </w:ins>
          </w:p>
        </w:tc>
        <w:tc>
          <w:tcPr>
            <w:tcW w:w="1843" w:type="dxa"/>
          </w:tcPr>
          <w:p w14:paraId="4C1F3ED0" w14:textId="77777777" w:rsidR="004203EF" w:rsidRDefault="00000000">
            <w:pPr>
              <w:pStyle w:val="TableParagraph"/>
              <w:spacing w:before="103"/>
              <w:ind w:left="59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专业（类）</w:t>
            </w:r>
          </w:p>
        </w:tc>
        <w:tc>
          <w:tcPr>
            <w:tcW w:w="4250" w:type="dxa"/>
            <w:gridSpan w:val="4"/>
          </w:tcPr>
          <w:p w14:paraId="65B98D33" w14:textId="20629FDC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15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软件工程</w:t>
              </w:r>
            </w:ins>
          </w:p>
        </w:tc>
        <w:tc>
          <w:tcPr>
            <w:tcW w:w="1984" w:type="dxa"/>
          </w:tcPr>
          <w:p w14:paraId="1A6ABCFD" w14:textId="77777777" w:rsidR="004203EF" w:rsidRDefault="00000000">
            <w:pPr>
              <w:pStyle w:val="TableParagraph"/>
              <w:spacing w:before="103"/>
              <w:ind w:left="697" w:right="667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班级</w:t>
            </w:r>
          </w:p>
        </w:tc>
        <w:tc>
          <w:tcPr>
            <w:tcW w:w="1843" w:type="dxa"/>
          </w:tcPr>
          <w:p w14:paraId="0BE0F920" w14:textId="116E68EA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16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软工</w:t>
              </w:r>
              <w:r w:rsidRPr="0034569B">
                <w:rPr>
                  <w:rFonts w:ascii="Times New Roman" w:hint="eastAsia"/>
                  <w:sz w:val="28"/>
                </w:rPr>
                <w:t>2401</w:t>
              </w:r>
            </w:ins>
          </w:p>
        </w:tc>
      </w:tr>
      <w:tr w:rsidR="004203EF" w14:paraId="4B54E56F" w14:textId="77777777">
        <w:trPr>
          <w:trHeight w:val="567"/>
        </w:trPr>
        <w:tc>
          <w:tcPr>
            <w:tcW w:w="1385" w:type="dxa"/>
          </w:tcPr>
          <w:p w14:paraId="3B59BFA5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家长姓名</w:t>
            </w:r>
          </w:p>
        </w:tc>
        <w:tc>
          <w:tcPr>
            <w:tcW w:w="1524" w:type="dxa"/>
          </w:tcPr>
          <w:p w14:paraId="7D19ED1C" w14:textId="77777777" w:rsidR="004203EF" w:rsidRDefault="00000000">
            <w:pPr>
              <w:pStyle w:val="TableParagraph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与本人关系</w:t>
            </w:r>
          </w:p>
        </w:tc>
        <w:tc>
          <w:tcPr>
            <w:tcW w:w="3178" w:type="dxa"/>
            <w:gridSpan w:val="2"/>
          </w:tcPr>
          <w:p w14:paraId="66AA5902" w14:textId="77777777" w:rsidR="004203EF" w:rsidRDefault="00000000">
            <w:pPr>
              <w:pStyle w:val="TableParagraph"/>
              <w:spacing w:before="103"/>
              <w:ind w:left="607"/>
              <w:rPr>
                <w:rFonts w:hint="eastAsia"/>
                <w:sz w:val="28"/>
              </w:rPr>
            </w:pPr>
            <w:r>
              <w:rPr>
                <w:sz w:val="28"/>
              </w:rPr>
              <w:t>工作单位及职务</w:t>
            </w:r>
          </w:p>
        </w:tc>
        <w:tc>
          <w:tcPr>
            <w:tcW w:w="2268" w:type="dxa"/>
            <w:gridSpan w:val="2"/>
          </w:tcPr>
          <w:p w14:paraId="30259C16" w14:textId="77777777" w:rsidR="004203EF" w:rsidRDefault="00000000">
            <w:pPr>
              <w:pStyle w:val="TableParagraph"/>
              <w:spacing w:before="103"/>
              <w:ind w:left="573"/>
              <w:rPr>
                <w:rFonts w:hint="eastAsia"/>
                <w:sz w:val="28"/>
              </w:rPr>
            </w:pPr>
            <w:r>
              <w:rPr>
                <w:sz w:val="28"/>
              </w:rPr>
              <w:t>联系电话</w:t>
            </w:r>
          </w:p>
        </w:tc>
        <w:tc>
          <w:tcPr>
            <w:tcW w:w="3966" w:type="dxa"/>
            <w:gridSpan w:val="3"/>
            <w:tcBorders>
              <w:bottom w:val="single" w:sz="4" w:space="0" w:color="auto"/>
            </w:tcBorders>
          </w:tcPr>
          <w:p w14:paraId="2DE1C339" w14:textId="77777777" w:rsidR="004203EF" w:rsidRDefault="00000000">
            <w:pPr>
              <w:pStyle w:val="TableParagraph"/>
              <w:spacing w:before="103"/>
              <w:ind w:left="1405" w:right="138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家庭住址</w:t>
            </w:r>
          </w:p>
        </w:tc>
        <w:tc>
          <w:tcPr>
            <w:tcW w:w="1843" w:type="dxa"/>
          </w:tcPr>
          <w:p w14:paraId="490B2345" w14:textId="77777777" w:rsidR="004203EF" w:rsidRDefault="00000000">
            <w:pPr>
              <w:pStyle w:val="TableParagraph"/>
              <w:spacing w:before="103"/>
              <w:ind w:left="364"/>
              <w:rPr>
                <w:rFonts w:hint="eastAsia"/>
                <w:sz w:val="28"/>
              </w:rPr>
            </w:pPr>
            <w:r>
              <w:rPr>
                <w:sz w:val="28"/>
              </w:rPr>
              <w:t>邮政编码</w:t>
            </w:r>
          </w:p>
        </w:tc>
      </w:tr>
      <w:tr w:rsidR="004203EF" w14:paraId="68E37D68" w14:textId="77777777">
        <w:trPr>
          <w:trHeight w:val="568"/>
        </w:trPr>
        <w:tc>
          <w:tcPr>
            <w:tcW w:w="1385" w:type="dxa"/>
          </w:tcPr>
          <w:p w14:paraId="12F2A539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524" w:type="dxa"/>
          </w:tcPr>
          <w:p w14:paraId="01B943A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178" w:type="dxa"/>
            <w:gridSpan w:val="2"/>
          </w:tcPr>
          <w:p w14:paraId="3B64AC7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14:paraId="203837EF" w14:textId="2438FD6B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17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13912345678</w:t>
              </w:r>
            </w:ins>
          </w:p>
        </w:tc>
        <w:tc>
          <w:tcPr>
            <w:tcW w:w="3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67DE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04D7E11B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</w:tr>
      <w:tr w:rsidR="004203EF" w14:paraId="635F083D" w14:textId="77777777">
        <w:trPr>
          <w:trHeight w:val="567"/>
        </w:trPr>
        <w:tc>
          <w:tcPr>
            <w:tcW w:w="1385" w:type="dxa"/>
          </w:tcPr>
          <w:p w14:paraId="7A4EEC4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524" w:type="dxa"/>
          </w:tcPr>
          <w:p w14:paraId="40CA3B8D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178" w:type="dxa"/>
            <w:gridSpan w:val="2"/>
          </w:tcPr>
          <w:p w14:paraId="295B641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</w:tcPr>
          <w:p w14:paraId="321AC3D5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3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8C2F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</w:tcBorders>
          </w:tcPr>
          <w:p w14:paraId="3329BDB1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</w:tr>
      <w:tr w:rsidR="004203EF" w14:paraId="5FC15773" w14:textId="77777777">
        <w:trPr>
          <w:trHeight w:val="568"/>
        </w:trPr>
        <w:tc>
          <w:tcPr>
            <w:tcW w:w="14164" w:type="dxa"/>
            <w:gridSpan w:val="10"/>
          </w:tcPr>
          <w:p w14:paraId="4FCBFD4D" w14:textId="77777777" w:rsidR="004203EF" w:rsidRDefault="00000000">
            <w:pPr>
              <w:pStyle w:val="TableParagraph"/>
              <w:tabs>
                <w:tab w:val="left" w:pos="584"/>
                <w:tab w:val="left" w:pos="1145"/>
                <w:tab w:val="left" w:pos="1705"/>
              </w:tabs>
              <w:spacing w:before="103"/>
              <w:ind w:left="24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招</w:t>
            </w:r>
            <w:r>
              <w:rPr>
                <w:sz w:val="28"/>
              </w:rPr>
              <w:tab/>
              <w:t>生</w:t>
            </w:r>
            <w:r>
              <w:rPr>
                <w:sz w:val="28"/>
              </w:rPr>
              <w:tab/>
              <w:t>情</w:t>
            </w:r>
            <w:r>
              <w:rPr>
                <w:sz w:val="28"/>
              </w:rPr>
              <w:tab/>
              <w:t>况</w:t>
            </w:r>
          </w:p>
        </w:tc>
      </w:tr>
      <w:tr w:rsidR="004203EF" w14:paraId="3631958D" w14:textId="77777777">
        <w:trPr>
          <w:trHeight w:val="568"/>
        </w:trPr>
        <w:tc>
          <w:tcPr>
            <w:tcW w:w="1385" w:type="dxa"/>
          </w:tcPr>
          <w:p w14:paraId="1744C6DF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毕业中学</w:t>
            </w:r>
          </w:p>
        </w:tc>
        <w:tc>
          <w:tcPr>
            <w:tcW w:w="2859" w:type="dxa"/>
            <w:gridSpan w:val="2"/>
          </w:tcPr>
          <w:p w14:paraId="448E28A9" w14:textId="3E54BF31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18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乌鲁木齐市第一中学</w:t>
              </w:r>
            </w:ins>
          </w:p>
        </w:tc>
        <w:tc>
          <w:tcPr>
            <w:tcW w:w="1843" w:type="dxa"/>
          </w:tcPr>
          <w:p w14:paraId="1CBAB875" w14:textId="77777777" w:rsidR="004203EF" w:rsidRDefault="00000000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生源地</w:t>
            </w:r>
          </w:p>
        </w:tc>
        <w:tc>
          <w:tcPr>
            <w:tcW w:w="4250" w:type="dxa"/>
            <w:gridSpan w:val="4"/>
          </w:tcPr>
          <w:p w14:paraId="42432AE8" w14:textId="7A861C76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19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新疆维吾尔自治区</w:t>
              </w:r>
            </w:ins>
          </w:p>
        </w:tc>
        <w:tc>
          <w:tcPr>
            <w:tcW w:w="1984" w:type="dxa"/>
          </w:tcPr>
          <w:p w14:paraId="25D1EE49" w14:textId="77777777" w:rsidR="004203EF" w:rsidRDefault="00000000">
            <w:pPr>
              <w:pStyle w:val="TableParagraph"/>
              <w:spacing w:before="103"/>
              <w:ind w:left="435"/>
              <w:rPr>
                <w:rFonts w:hint="eastAsia"/>
                <w:sz w:val="28"/>
              </w:rPr>
            </w:pPr>
            <w:r>
              <w:rPr>
                <w:sz w:val="28"/>
              </w:rPr>
              <w:t>入学年月</w:t>
            </w:r>
          </w:p>
        </w:tc>
        <w:tc>
          <w:tcPr>
            <w:tcW w:w="1843" w:type="dxa"/>
          </w:tcPr>
          <w:p w14:paraId="01AF1E7F" w14:textId="03D203D0" w:rsidR="004203EF" w:rsidRDefault="0034569B" w:rsidP="0034569B">
            <w:pPr>
              <w:pStyle w:val="TableParagraph"/>
              <w:tabs>
                <w:tab w:val="left" w:pos="1346"/>
              </w:tabs>
              <w:spacing w:before="103"/>
              <w:ind w:left="784"/>
              <w:rPr>
                <w:rFonts w:hint="eastAsia"/>
                <w:sz w:val="28"/>
              </w:rPr>
            </w:pPr>
            <w:ins w:id="20" w:author="嘉淇 卢" w:date="2026-08-27T16:52:00Z" w16du:dateUtc="2026-08-27T08:52:00Z">
              <w:r w:rsidRPr="0034569B">
                <w:rPr>
                  <w:rFonts w:hint="eastAsia"/>
                  <w:sz w:val="28"/>
                </w:rPr>
                <w:t>2022年09月</w:t>
              </w:r>
            </w:ins>
            <w:del w:id="21" w:author="嘉淇 卢" w:date="2026-08-27T16:52:00Z" w16du:dateUtc="2026-08-27T08:52:00Z">
              <w:r w:rsidR="00000000" w:rsidDel="0034569B">
                <w:rPr>
                  <w:sz w:val="28"/>
                </w:rPr>
                <w:delText>年</w:delText>
              </w:r>
              <w:r w:rsidR="00000000" w:rsidDel="0034569B">
                <w:rPr>
                  <w:sz w:val="28"/>
                </w:rPr>
                <w:tab/>
                <w:delText>月</w:delText>
              </w:r>
            </w:del>
          </w:p>
        </w:tc>
      </w:tr>
      <w:tr w:rsidR="004203EF" w14:paraId="1DE7F9AB" w14:textId="77777777">
        <w:trPr>
          <w:trHeight w:val="568"/>
        </w:trPr>
        <w:tc>
          <w:tcPr>
            <w:tcW w:w="1385" w:type="dxa"/>
          </w:tcPr>
          <w:p w14:paraId="27430A88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考生类别</w:t>
            </w:r>
          </w:p>
        </w:tc>
        <w:tc>
          <w:tcPr>
            <w:tcW w:w="6970" w:type="dxa"/>
            <w:gridSpan w:val="5"/>
          </w:tcPr>
          <w:p w14:paraId="51F7D8C0" w14:textId="77777777" w:rsidR="004203EF" w:rsidRDefault="00000000">
            <w:pPr>
              <w:pStyle w:val="TableParagraph"/>
              <w:tabs>
                <w:tab w:val="left" w:pos="1422"/>
                <w:tab w:val="left" w:pos="2823"/>
                <w:tab w:val="left" w:pos="4223"/>
              </w:tabs>
              <w:spacing w:before="103"/>
              <w:ind w:left="2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□农应</w:t>
            </w:r>
            <w:r>
              <w:rPr>
                <w:sz w:val="28"/>
              </w:rPr>
              <w:tab/>
              <w:t>□农往</w:t>
            </w:r>
            <w:r>
              <w:rPr>
                <w:sz w:val="28"/>
              </w:rPr>
              <w:tab/>
              <w:t>□城应</w:t>
            </w:r>
            <w:r>
              <w:rPr>
                <w:sz w:val="28"/>
              </w:rPr>
              <w:tab/>
              <w:t>□城往</w:t>
            </w:r>
          </w:p>
        </w:tc>
        <w:tc>
          <w:tcPr>
            <w:tcW w:w="1982" w:type="dxa"/>
            <w:gridSpan w:val="2"/>
          </w:tcPr>
          <w:p w14:paraId="2C431352" w14:textId="77777777" w:rsidR="004203EF" w:rsidRDefault="00000000">
            <w:pPr>
              <w:pStyle w:val="TableParagraph"/>
              <w:spacing w:before="103"/>
              <w:ind w:left="432"/>
              <w:rPr>
                <w:rFonts w:hint="eastAsia"/>
                <w:sz w:val="28"/>
              </w:rPr>
            </w:pPr>
            <w:r>
              <w:rPr>
                <w:sz w:val="28"/>
              </w:rPr>
              <w:t>乘车区间</w:t>
            </w:r>
          </w:p>
        </w:tc>
        <w:tc>
          <w:tcPr>
            <w:tcW w:w="3827" w:type="dxa"/>
            <w:gridSpan w:val="2"/>
          </w:tcPr>
          <w:p w14:paraId="2448F4E7" w14:textId="77777777" w:rsidR="004203EF" w:rsidRDefault="00000000">
            <w:pPr>
              <w:pStyle w:val="TableParagraph"/>
              <w:spacing w:before="103"/>
              <w:ind w:left="342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  <w:lang w:val="en-US"/>
              </w:rPr>
              <w:t>克拉玛依</w:t>
            </w:r>
            <w:r>
              <w:rPr>
                <w:sz w:val="28"/>
              </w:rPr>
              <w:t xml:space="preserve"> 至</w:t>
            </w:r>
          </w:p>
        </w:tc>
      </w:tr>
      <w:tr w:rsidR="004203EF" w14:paraId="5DA8CA21" w14:textId="77777777">
        <w:trPr>
          <w:trHeight w:val="568"/>
        </w:trPr>
        <w:tc>
          <w:tcPr>
            <w:tcW w:w="1385" w:type="dxa"/>
          </w:tcPr>
          <w:p w14:paraId="6761CDFD" w14:textId="77777777" w:rsidR="004203EF" w:rsidRDefault="00000000">
            <w:pPr>
              <w:pStyle w:val="TableParagraph"/>
              <w:spacing w:before="103"/>
              <w:ind w:left="113" w:right="92"/>
              <w:jc w:val="center"/>
              <w:rPr>
                <w:rFonts w:hint="eastAsia"/>
                <w:sz w:val="28"/>
                <w:lang w:val="en-US"/>
              </w:rPr>
            </w:pPr>
            <w:r>
              <w:rPr>
                <w:rFonts w:hint="eastAsia"/>
                <w:sz w:val="28"/>
                <w:lang w:val="en-US"/>
              </w:rPr>
              <w:t>招生类别</w:t>
            </w:r>
          </w:p>
        </w:tc>
        <w:tc>
          <w:tcPr>
            <w:tcW w:w="12779" w:type="dxa"/>
            <w:gridSpan w:val="9"/>
          </w:tcPr>
          <w:p w14:paraId="2E285DF2" w14:textId="77777777" w:rsidR="004203EF" w:rsidRDefault="00000000">
            <w:pPr>
              <w:pStyle w:val="TableParagraph"/>
              <w:spacing w:before="103"/>
              <w:ind w:left="342"/>
              <w:rPr>
                <w:rFonts w:hint="eastAsia"/>
                <w:sz w:val="28"/>
                <w:lang w:val="en-US"/>
              </w:rPr>
            </w:pPr>
            <w:r>
              <w:rPr>
                <w:sz w:val="28"/>
              </w:rPr>
              <w:t>□统一</w:t>
            </w:r>
            <w:r>
              <w:rPr>
                <w:spacing w:val="-3"/>
                <w:sz w:val="28"/>
              </w:rPr>
              <w:t>招</w:t>
            </w:r>
            <w:r>
              <w:rPr>
                <w:sz w:val="28"/>
              </w:rPr>
              <w:t>生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 </w:t>
            </w:r>
            <w:r>
              <w:rPr>
                <w:sz w:val="28"/>
              </w:rPr>
              <w:t>□</w:t>
            </w:r>
            <w:r>
              <w:rPr>
                <w:spacing w:val="-3"/>
                <w:sz w:val="28"/>
              </w:rPr>
              <w:t>国</w:t>
            </w:r>
            <w:r>
              <w:rPr>
                <w:sz w:val="28"/>
              </w:rPr>
              <w:t>家专项</w:t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□高</w:t>
            </w:r>
            <w:r>
              <w:rPr>
                <w:spacing w:val="-3"/>
                <w:sz w:val="28"/>
              </w:rPr>
              <w:t>校专</w:t>
            </w:r>
            <w:r>
              <w:rPr>
                <w:sz w:val="28"/>
              </w:rPr>
              <w:t>项</w:t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□高水平</w:t>
            </w:r>
            <w:r>
              <w:rPr>
                <w:spacing w:val="-3"/>
                <w:sz w:val="28"/>
              </w:rPr>
              <w:t>运动</w:t>
            </w:r>
            <w:r>
              <w:rPr>
                <w:sz w:val="28"/>
              </w:rPr>
              <w:t>队</w:t>
            </w:r>
            <w:r>
              <w:rPr>
                <w:sz w:val="28"/>
              </w:rPr>
              <w:tab/>
            </w:r>
            <w:r>
              <w:rPr>
                <w:rFonts w:hint="eastAsia"/>
                <w:sz w:val="28"/>
                <w:lang w:val="en-US"/>
              </w:rPr>
              <w:t xml:space="preserve">    </w:t>
            </w:r>
            <w:r>
              <w:rPr>
                <w:sz w:val="28"/>
              </w:rPr>
              <w:t>□</w:t>
            </w:r>
            <w:r>
              <w:rPr>
                <w:spacing w:val="-3"/>
                <w:sz w:val="28"/>
              </w:rPr>
              <w:t>港</w:t>
            </w:r>
            <w:r>
              <w:rPr>
                <w:sz w:val="28"/>
              </w:rPr>
              <w:t>澳台侨</w:t>
            </w:r>
          </w:p>
        </w:tc>
      </w:tr>
      <w:tr w:rsidR="004203EF" w14:paraId="4BAFA754" w14:textId="77777777">
        <w:trPr>
          <w:trHeight w:val="568"/>
        </w:trPr>
        <w:tc>
          <w:tcPr>
            <w:tcW w:w="1385" w:type="dxa"/>
            <w:vMerge w:val="restart"/>
          </w:tcPr>
          <w:p w14:paraId="2F5F3D30" w14:textId="77777777" w:rsidR="004203EF" w:rsidRDefault="004203EF">
            <w:pPr>
              <w:pStyle w:val="TableParagraph"/>
              <w:spacing w:before="9"/>
              <w:rPr>
                <w:rFonts w:ascii="微软雅黑" w:hint="eastAsia"/>
                <w:sz w:val="21"/>
              </w:rPr>
            </w:pPr>
          </w:p>
          <w:p w14:paraId="73BB352C" w14:textId="77777777" w:rsidR="004203EF" w:rsidRDefault="00000000">
            <w:pPr>
              <w:pStyle w:val="TableParagraph"/>
              <w:ind w:left="131"/>
              <w:rPr>
                <w:rFonts w:hint="eastAsia"/>
                <w:sz w:val="28"/>
              </w:rPr>
            </w:pPr>
            <w:r>
              <w:rPr>
                <w:sz w:val="28"/>
              </w:rPr>
              <w:t>高考分数</w:t>
            </w:r>
          </w:p>
        </w:tc>
        <w:tc>
          <w:tcPr>
            <w:tcW w:w="1524" w:type="dxa"/>
          </w:tcPr>
          <w:p w14:paraId="6FF3D7E9" w14:textId="77777777" w:rsidR="004203EF" w:rsidRDefault="00000000">
            <w:pPr>
              <w:pStyle w:val="TableParagraph"/>
              <w:spacing w:before="103"/>
              <w:ind w:left="45" w:right="19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语文</w:t>
            </w:r>
          </w:p>
        </w:tc>
        <w:tc>
          <w:tcPr>
            <w:tcW w:w="1335" w:type="dxa"/>
          </w:tcPr>
          <w:p w14:paraId="78AEFA74" w14:textId="77777777" w:rsidR="004203EF" w:rsidRDefault="00000000">
            <w:pPr>
              <w:pStyle w:val="TableParagraph"/>
              <w:spacing w:before="103"/>
              <w:ind w:left="367" w:right="348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数学</w:t>
            </w:r>
          </w:p>
        </w:tc>
        <w:tc>
          <w:tcPr>
            <w:tcW w:w="1843" w:type="dxa"/>
          </w:tcPr>
          <w:p w14:paraId="6BCB3B3C" w14:textId="77777777" w:rsidR="004203EF" w:rsidRDefault="00000000">
            <w:pPr>
              <w:pStyle w:val="TableParagraph"/>
              <w:spacing w:before="103"/>
              <w:ind w:left="62" w:right="40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外语（语种）</w:t>
            </w:r>
          </w:p>
        </w:tc>
        <w:tc>
          <w:tcPr>
            <w:tcW w:w="2268" w:type="dxa"/>
            <w:gridSpan w:val="2"/>
          </w:tcPr>
          <w:p w14:paraId="6EAC59D1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2" w:type="dxa"/>
            <w:gridSpan w:val="2"/>
          </w:tcPr>
          <w:p w14:paraId="64FE8BDA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14481DD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2DAC7274" w14:textId="77777777" w:rsidR="004203EF" w:rsidRDefault="00000000">
            <w:pPr>
              <w:pStyle w:val="TableParagraph"/>
              <w:spacing w:before="103"/>
              <w:ind w:left="62" w:right="32"/>
              <w:jc w:val="center"/>
              <w:rPr>
                <w:rFonts w:hint="eastAsia"/>
                <w:sz w:val="28"/>
              </w:rPr>
            </w:pPr>
            <w:r>
              <w:rPr>
                <w:sz w:val="28"/>
              </w:rPr>
              <w:t>总分</w:t>
            </w:r>
          </w:p>
        </w:tc>
      </w:tr>
      <w:tr w:rsidR="004203EF" w14:paraId="04B94E9C" w14:textId="77777777">
        <w:trPr>
          <w:trHeight w:val="567"/>
        </w:trPr>
        <w:tc>
          <w:tcPr>
            <w:tcW w:w="1385" w:type="dxa"/>
            <w:vMerge/>
            <w:tcBorders>
              <w:top w:val="nil"/>
            </w:tcBorders>
          </w:tcPr>
          <w:p w14:paraId="2CB31D87" w14:textId="77777777" w:rsidR="004203EF" w:rsidRDefault="004203EF">
            <w:pPr>
              <w:rPr>
                <w:rFonts w:hint="eastAsia"/>
                <w:sz w:val="2"/>
                <w:szCs w:val="2"/>
              </w:rPr>
            </w:pPr>
          </w:p>
        </w:tc>
        <w:tc>
          <w:tcPr>
            <w:tcW w:w="1524" w:type="dxa"/>
          </w:tcPr>
          <w:p w14:paraId="6E809FFA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335" w:type="dxa"/>
          </w:tcPr>
          <w:p w14:paraId="57863527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52B1F268" w14:textId="41A2ED0E" w:rsidR="004203EF" w:rsidRDefault="0034569B" w:rsidP="0034569B">
            <w:pPr>
              <w:pStyle w:val="TableParagraph"/>
              <w:rPr>
                <w:rFonts w:ascii="Times New Roman" w:hint="eastAsia"/>
                <w:sz w:val="28"/>
              </w:rPr>
            </w:pPr>
            <w:ins w:id="22" w:author="嘉淇 卢" w:date="2026-08-27T16:52:00Z" w16du:dateUtc="2026-08-27T08:52:00Z">
              <w:r w:rsidRPr="0034569B">
                <w:rPr>
                  <w:rFonts w:ascii="Times New Roman" w:hint="eastAsia"/>
                  <w:sz w:val="28"/>
                </w:rPr>
                <w:t>英语</w:t>
              </w:r>
            </w:ins>
          </w:p>
        </w:tc>
        <w:tc>
          <w:tcPr>
            <w:tcW w:w="2268" w:type="dxa"/>
            <w:gridSpan w:val="2"/>
          </w:tcPr>
          <w:p w14:paraId="0FAD6670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2" w:type="dxa"/>
            <w:gridSpan w:val="2"/>
          </w:tcPr>
          <w:p w14:paraId="0A3F8453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984" w:type="dxa"/>
          </w:tcPr>
          <w:p w14:paraId="41C40904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  <w:tc>
          <w:tcPr>
            <w:tcW w:w="1843" w:type="dxa"/>
          </w:tcPr>
          <w:p w14:paraId="189AC662" w14:textId="77777777" w:rsidR="004203EF" w:rsidRDefault="004203EF">
            <w:pPr>
              <w:pStyle w:val="TableParagraph"/>
              <w:rPr>
                <w:rFonts w:ascii="Times New Roman" w:hint="eastAsia"/>
                <w:sz w:val="28"/>
              </w:rPr>
            </w:pPr>
          </w:p>
        </w:tc>
      </w:tr>
    </w:tbl>
    <w:p w14:paraId="51C5E5AF" w14:textId="77777777" w:rsidR="004203EF" w:rsidRDefault="00000000">
      <w:pPr>
        <w:pStyle w:val="a3"/>
        <w:rPr>
          <w:rFonts w:hint="eastAsia"/>
        </w:rPr>
      </w:pPr>
      <w:r>
        <w:rPr>
          <w:rFonts w:hint="eastAsia"/>
        </w:rPr>
        <w:lastRenderedPageBreak/>
        <w:t>注：</w:t>
      </w:r>
      <w:r>
        <w:rPr>
          <w:rFonts w:hint="eastAsia"/>
          <w:lang w:val="en-US"/>
        </w:rPr>
        <w:t>此表应填写电子版</w:t>
      </w:r>
      <w:r>
        <w:rPr>
          <w:rFonts w:hint="eastAsia"/>
        </w:rPr>
        <w:t>，</w:t>
      </w:r>
      <w:r>
        <w:rPr>
          <w:rFonts w:hint="eastAsia"/>
          <w:lang w:val="en-US"/>
        </w:rPr>
        <w:t>请勿手写，在指定的照片位置插入电子版一寸照片。</w:t>
      </w:r>
    </w:p>
    <w:sectPr w:rsidR="004203EF">
      <w:type w:val="continuous"/>
      <w:pgSz w:w="16840" w:h="11910" w:orient="landscape"/>
      <w:pgMar w:top="1020" w:right="120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1BE7C" w14:textId="77777777" w:rsidR="0077398D" w:rsidRDefault="0077398D" w:rsidP="0034569B">
      <w:pPr>
        <w:rPr>
          <w:rFonts w:hint="eastAsia"/>
        </w:rPr>
      </w:pPr>
      <w:r>
        <w:separator/>
      </w:r>
    </w:p>
  </w:endnote>
  <w:endnote w:type="continuationSeparator" w:id="0">
    <w:p w14:paraId="07F0C738" w14:textId="77777777" w:rsidR="0077398D" w:rsidRDefault="0077398D" w:rsidP="003456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BD4CD" w14:textId="77777777" w:rsidR="0077398D" w:rsidRDefault="0077398D" w:rsidP="0034569B">
      <w:pPr>
        <w:rPr>
          <w:rFonts w:hint="eastAsia"/>
        </w:rPr>
      </w:pPr>
      <w:r>
        <w:separator/>
      </w:r>
    </w:p>
  </w:footnote>
  <w:footnote w:type="continuationSeparator" w:id="0">
    <w:p w14:paraId="3881920E" w14:textId="77777777" w:rsidR="0077398D" w:rsidRDefault="0077398D" w:rsidP="0034569B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嘉淇 卢">
    <w15:presenceInfo w15:providerId="Windows Live" w15:userId="8583a7057b907d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k4MTYzYzdkYTI1YjMwMDQ2MTBlOGE5OWM0NjdmYzYifQ=="/>
  </w:docVars>
  <w:rsids>
    <w:rsidRoot w:val="003D0FFD"/>
    <w:rsid w:val="0034569B"/>
    <w:rsid w:val="00371336"/>
    <w:rsid w:val="003D0FFD"/>
    <w:rsid w:val="004203EF"/>
    <w:rsid w:val="0076293C"/>
    <w:rsid w:val="0077398D"/>
    <w:rsid w:val="008A2E83"/>
    <w:rsid w:val="00B4740C"/>
    <w:rsid w:val="00DD797C"/>
    <w:rsid w:val="00DE7962"/>
    <w:rsid w:val="00DF4DF9"/>
    <w:rsid w:val="049431CE"/>
    <w:rsid w:val="0A5C51A4"/>
    <w:rsid w:val="1F0E1979"/>
    <w:rsid w:val="2EE53AB6"/>
    <w:rsid w:val="3E984214"/>
    <w:rsid w:val="496F0D95"/>
    <w:rsid w:val="508E013C"/>
    <w:rsid w:val="6195388E"/>
    <w:rsid w:val="7861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7656A58D-B404-473F-9BD4-4371A38E7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楷体" w:eastAsia="楷体" w:hAnsi="楷体" w:cs="楷体"/>
      <w:sz w:val="22"/>
      <w:szCs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103"/>
      <w:ind w:left="393"/>
    </w:pPr>
    <w:rPr>
      <w:rFonts w:ascii="微软雅黑" w:eastAsia="微软雅黑" w:hAnsi="微软雅黑" w:cs="微软雅黑"/>
      <w:sz w:val="24"/>
      <w:szCs w:val="24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7">
    <w:name w:val="页眉 字符"/>
    <w:basedOn w:val="a0"/>
    <w:link w:val="a6"/>
    <w:qFormat/>
    <w:rPr>
      <w:rFonts w:ascii="楷体" w:eastAsia="楷体" w:hAnsi="楷体" w:cs="楷体"/>
      <w:sz w:val="18"/>
      <w:szCs w:val="18"/>
      <w:lang w:val="zh-CN" w:bidi="zh-CN"/>
    </w:rPr>
  </w:style>
  <w:style w:type="character" w:customStyle="1" w:styleId="a5">
    <w:name w:val="页脚 字符"/>
    <w:basedOn w:val="a0"/>
    <w:link w:val="a4"/>
    <w:qFormat/>
    <w:rPr>
      <w:rFonts w:ascii="楷体" w:eastAsia="楷体" w:hAnsi="楷体" w:cs="楷体"/>
      <w:sz w:val="18"/>
      <w:szCs w:val="18"/>
      <w:lang w:val="zh-CN" w:bidi="zh-CN"/>
    </w:rPr>
  </w:style>
  <w:style w:type="paragraph" w:styleId="a9">
    <w:name w:val="Revision"/>
    <w:hidden/>
    <w:uiPriority w:val="99"/>
    <w:unhideWhenUsed/>
    <w:rsid w:val="0034569B"/>
    <w:rPr>
      <w:rFonts w:ascii="楷体" w:eastAsia="楷体" w:hAnsi="楷体" w:cs="楷体"/>
      <w:sz w:val="22"/>
      <w:szCs w:val="22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241</Words>
  <Characters>242</Characters>
  <Application>Microsoft Office Word</Application>
  <DocSecurity>0</DocSecurity>
  <Lines>121</Lines>
  <Paragraphs>80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jiaowuke</dc:creator>
  <cp:lastModifiedBy>嘉淇 卢</cp:lastModifiedBy>
  <cp:revision>7</cp:revision>
  <cp:lastPrinted>2021-10-20T09:58:00Z</cp:lastPrinted>
  <dcterms:created xsi:type="dcterms:W3CDTF">2023-10-18T10:21:00Z</dcterms:created>
  <dcterms:modified xsi:type="dcterms:W3CDTF">2026-08-27T08:56:00Z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2021-10-20T00:00:00Z</vt:filetime>
  </property>
  <property fmtid="{D5CDD505-2E9C-101B-9397-08002B2CF9AE}" pid="5" name="KSOProductBuildVer">
    <vt:lpwstr>2052-12.1.0.18608</vt:lpwstr>
  </property>
  <property fmtid="{D5CDD505-2E9C-101B-9397-08002B2CF9AE}" pid="6" name="ICV">
    <vt:lpwstr>0D89251D031F4EED804622CE25DBF0A0</vt:lpwstr>
  </property>
</Properties>
</file>