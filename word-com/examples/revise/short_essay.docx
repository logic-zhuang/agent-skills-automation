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25B03" w14:textId="77777777" w:rsidR="00BE624A" w:rsidRDefault="00701F1F">
      <w:pPr>
        <w:rPr>
          <w:rFonts w:ascii="Times New Roman" w:eastAsia="宋体" w:hint="eastAsia"/>
          <w:sz w:val="24"/>
        </w:rPr>
      </w:pPr>
      <w:r w:rsidRPr="00701F1F">
        <w:rPr>
          <w:rFonts w:ascii="Times New Roman" w:eastAsia="宋体" w:hint="eastAsia"/>
          <w:sz w:val="24"/>
        </w:rPr>
        <w:t>人工智能正在改变教育方式。</w:t>
      </w:r>
    </w:p>
    <w:p w14:paraId="023A5C02" w14:textId="6FEEE958" w:rsidR="00701F1F" w:rsidRDefault="008F3946">
      <w:pPr>
        <w:rPr>
          <w:rFonts w:ascii="Times New Roman" w:eastAsia="宋体" w:hint="eastAsia"/>
          <w:sz w:val="24"/>
        </w:rPr>
      </w:pPr>
      <w:ins w:id="0" w:author="嘉淇 卢" w:date="2026-08-27T16:09:00Z" w16du:dateUtc="2026-08-27T08:09:00Z">
        <w:r>
          <w:rPr>
            <w:rFonts w:ascii="Times New Roman" w:eastAsia="宋体" w:hint="eastAsia"/>
            <w:sz w:val="24"/>
          </w:rPr>
          <w:t>不少</w:t>
        </w:r>
      </w:ins>
      <w:del w:id="1" w:author="嘉淇 卢" w:date="2026-08-27T16:09:00Z" w16du:dateUtc="2026-08-27T08:09:00Z">
        <w:r w:rsidR="00701F1F" w:rsidRPr="00701F1F" w:rsidDel="008F3946">
          <w:rPr>
            <w:rFonts w:ascii="Times New Roman" w:eastAsia="宋体" w:hint="eastAsia"/>
            <w:sz w:val="24"/>
          </w:rPr>
          <w:delText>许多</w:delText>
        </w:r>
      </w:del>
      <w:r w:rsidR="00701F1F" w:rsidRPr="00701F1F">
        <w:rPr>
          <w:rFonts w:ascii="Times New Roman" w:eastAsia="宋体" w:hint="eastAsia"/>
          <w:sz w:val="24"/>
        </w:rPr>
        <w:t>学校只</w:t>
      </w:r>
      <w:ins w:id="2" w:author="嘉淇 卢" w:date="2026-08-27T16:09:00Z" w16du:dateUtc="2026-08-27T08:09:00Z">
        <w:r>
          <w:rPr>
            <w:rFonts w:ascii="Times New Roman" w:eastAsia="宋体" w:hint="eastAsia"/>
            <w:sz w:val="24"/>
          </w:rPr>
          <w:t>能通过</w:t>
        </w:r>
      </w:ins>
      <w:del w:id="3" w:author="嘉淇 卢" w:date="2026-08-27T16:09:00Z" w16du:dateUtc="2026-08-27T08:09:00Z">
        <w:r w:rsidR="00701F1F" w:rsidRPr="00701F1F" w:rsidDel="008F3946">
          <w:rPr>
            <w:rFonts w:ascii="Times New Roman" w:eastAsia="宋体" w:hint="eastAsia"/>
            <w:sz w:val="24"/>
          </w:rPr>
          <w:delText>好采用</w:delText>
        </w:r>
      </w:del>
      <w:r w:rsidR="00701F1F" w:rsidRPr="00701F1F">
        <w:rPr>
          <w:rFonts w:ascii="Times New Roman" w:eastAsia="宋体" w:hint="eastAsia"/>
          <w:sz w:val="24"/>
        </w:rPr>
        <w:t>线上平台完成作业与考试，教师也只</w:t>
      </w:r>
      <w:ins w:id="4" w:author="嘉淇 卢" w:date="2026-08-27T16:09:00Z" w16du:dateUtc="2026-08-27T08:09:00Z">
        <w:r>
          <w:rPr>
            <w:rFonts w:ascii="Times New Roman" w:eastAsia="宋体" w:hint="eastAsia"/>
            <w:sz w:val="24"/>
          </w:rPr>
          <w:t>好借助</w:t>
        </w:r>
      </w:ins>
      <w:del w:id="5" w:author="嘉淇 卢" w:date="2026-08-27T16:09:00Z" w16du:dateUtc="2026-08-27T08:09:00Z">
        <w:r w:rsidR="00701F1F" w:rsidRPr="00701F1F" w:rsidDel="008F3946">
          <w:rPr>
            <w:rFonts w:ascii="Times New Roman" w:eastAsia="宋体" w:hint="eastAsia"/>
            <w:sz w:val="24"/>
          </w:rPr>
          <w:delText>能通过</w:delText>
        </w:r>
      </w:del>
      <w:r w:rsidR="00701F1F" w:rsidRPr="00701F1F">
        <w:rPr>
          <w:rFonts w:ascii="Times New Roman" w:eastAsia="宋体" w:hint="eastAsia"/>
          <w:sz w:val="24"/>
        </w:rPr>
        <w:t>屏幕点评学生作文。</w:t>
      </w:r>
    </w:p>
    <w:p w14:paraId="13E86B02" w14:textId="77777777" w:rsidR="00701F1F" w:rsidRDefault="00701F1F">
      <w:pPr>
        <w:rPr>
          <w:rFonts w:hint="eastAsia"/>
        </w:rPr>
      </w:pPr>
      <w:r w:rsidRPr="00701F1F">
        <w:rPr>
          <w:rFonts w:ascii="Times New Roman" w:eastAsia="宋体" w:hint="eastAsia"/>
          <w:sz w:val="24"/>
        </w:rPr>
        <w:t>然而技术不能完全替代面对面的讨论与启发，师生互动仍然十分重要。</w:t>
      </w:r>
    </w:p>
    <w:sectPr w:rsidR="00701F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嘉淇 卢">
    <w15:presenceInfo w15:providerId="Windows Live" w15:userId="8583a7057b907d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F1F"/>
    <w:rsid w:val="0027422F"/>
    <w:rsid w:val="00701F1F"/>
    <w:rsid w:val="008A2E83"/>
    <w:rsid w:val="008F3946"/>
    <w:rsid w:val="00BE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9CE66"/>
  <w15:chartTrackingRefBased/>
  <w15:docId w15:val="{5C8E6E87-2072-44C0-8B1E-4B26B8391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1F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1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1F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1F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1F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1F1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1F1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1F1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1F1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1F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1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1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1F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1F1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1F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1F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1F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1F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1F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1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1F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1F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1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1F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1F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1F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1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1F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1F1F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8F39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46</Characters>
  <Application>Microsoft Office Word</Application>
  <DocSecurity>0</DocSecurity>
  <Lines>11</Lines>
  <Paragraphs>6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嘉淇 卢</dc:creator>
  <cp:keywords/>
  <dc:description/>
  <cp:lastModifiedBy>嘉淇 卢</cp:lastModifiedBy>
  <cp:revision>2</cp:revision>
  <dcterms:created xsi:type="dcterms:W3CDTF">2026-08-27T08:09:00Z</dcterms:created>
  <dcterms:modified xsi:type="dcterms:W3CDTF">2026-08-27T08:09:00Z</dcterms:modified>
</cp:coreProperties>
</file>