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C91" w14:textId="77777777" w:rsidR="004203EF" w:rsidRDefault="009009C7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9009C7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38140493" w14:textId="77777777" w:rsidR="004203EF" w:rsidRDefault="009009C7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58" w:type="dxa"/>
          </w:tcPr>
          <w:p w14:paraId="6C045D86" w14:textId="77777777" w:rsidR="004203EF" w:rsidRDefault="009009C7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495B0332" w14:textId="77777777" w:rsidR="004203EF" w:rsidRDefault="009009C7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9009C7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77777777" w:rsidR="004203EF" w:rsidRDefault="009009C7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日</w:t>
            </w:r>
          </w:p>
        </w:tc>
        <w:tc>
          <w:tcPr>
            <w:tcW w:w="1843" w:type="dxa"/>
          </w:tcPr>
          <w:p w14:paraId="52506015" w14:textId="77777777" w:rsidR="004203EF" w:rsidRDefault="009009C7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6B530744" w14:textId="77777777" w:rsidR="004203EF" w:rsidRDefault="009009C7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9009C7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05F155A" w14:textId="77777777" w:rsidR="004203EF" w:rsidRDefault="009009C7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349394F6" w14:textId="77777777" w:rsidR="004203EF" w:rsidRDefault="009009C7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77777777" w:rsidR="004203EF" w:rsidRDefault="009009C7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3058740" w14:textId="77777777" w:rsidR="004203EF" w:rsidRDefault="009009C7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9009C7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9009C7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4C1F3ED0" w14:textId="77777777" w:rsidR="004203EF" w:rsidRDefault="009009C7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A6ABCFD" w14:textId="77777777" w:rsidR="004203EF" w:rsidRDefault="009009C7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9009C7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9009C7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9009C7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9009C7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9009C7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9009C7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况</w:t>
            </w:r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CBAB875" w14:textId="77777777" w:rsidR="004203EF" w:rsidRDefault="009009C7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25D1EE49" w14:textId="77777777" w:rsidR="004203EF" w:rsidRDefault="009009C7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77777777" w:rsidR="004203EF" w:rsidRDefault="009009C7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69B6985C" w:rsidR="004203EF" w:rsidRDefault="00336577" w:rsidP="00336577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ins w:id="0" w:author="嘉淇 卢" w:date="2026-09-01T15:26:00Z" w16du:dateUtc="2026-09-01T07:26:00Z">
              <w:r w:rsidRPr="00336577">
                <w:rPr>
                  <w:rFonts w:hint="eastAsia"/>
                  <w:sz w:val="28"/>
                </w:rPr>
                <w:t>□农应</w:t>
              </w:r>
              <w:r w:rsidRPr="00336577">
                <w:rPr>
                  <w:sz w:val="28"/>
                </w:rPr>
                <w:tab/>
                <w:t>□农往</w:t>
              </w:r>
              <w:r w:rsidRPr="00336577">
                <w:rPr>
                  <w:sz w:val="28"/>
                </w:rPr>
                <w:tab/>
              </w:r>
              <w:r w:rsidRPr="00336577">
                <w:rPr>
                  <w:rFonts w:hAnsi="Segoe UI Symbol" w:cs="Segoe UI Symbol"/>
                  <w:sz w:val="28"/>
                  <w:rPrChange w:id="1" w:author="嘉淇 卢" w:date="2026-09-01T15:26:00Z" w16du:dateUtc="2026-09-01T07:26:00Z">
                    <w:rPr>
                      <w:rFonts w:ascii="Segoe UI Symbol" w:hAnsi="Segoe UI Symbol" w:cs="Segoe UI Symbol"/>
                      <w:sz w:val="28"/>
                    </w:rPr>
                  </w:rPrChange>
                </w:rPr>
                <w:t>☑</w:t>
              </w:r>
              <w:r w:rsidRPr="00336577">
                <w:rPr>
                  <w:sz w:val="28"/>
                </w:rPr>
                <w:t>城应</w:t>
              </w:r>
              <w:r w:rsidRPr="00336577">
                <w:rPr>
                  <w:sz w:val="28"/>
                </w:rPr>
                <w:tab/>
                <w:t>□城往</w:t>
              </w:r>
            </w:ins>
            <w:del w:id="2" w:author="嘉淇 卢" w:date="2026-09-01T15:26:00Z" w16du:dateUtc="2026-09-01T07:26:00Z"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z w:val="28"/>
                </w:rPr>
                <w:delText>农应</w:delText>
              </w:r>
              <w:r w:rsidR="009009C7" w:rsidDel="00336577">
                <w:rPr>
                  <w:sz w:val="28"/>
                </w:rPr>
                <w:tab/>
                <w:delText>□</w:delText>
              </w:r>
              <w:r w:rsidR="009009C7" w:rsidDel="00336577">
                <w:rPr>
                  <w:sz w:val="28"/>
                </w:rPr>
                <w:delText>农往</w:delText>
              </w:r>
              <w:r w:rsidR="009009C7" w:rsidDel="00336577">
                <w:rPr>
                  <w:sz w:val="28"/>
                </w:rPr>
                <w:tab/>
                <w:delText>□</w:delText>
              </w:r>
              <w:r w:rsidR="009009C7" w:rsidDel="00336577">
                <w:rPr>
                  <w:sz w:val="28"/>
                </w:rPr>
                <w:delText>城应</w:delText>
              </w:r>
              <w:r w:rsidR="009009C7" w:rsidDel="00336577">
                <w:rPr>
                  <w:sz w:val="28"/>
                </w:rPr>
                <w:tab/>
                <w:delText>□</w:delText>
              </w:r>
              <w:r w:rsidR="009009C7" w:rsidDel="00336577">
                <w:rPr>
                  <w:sz w:val="28"/>
                </w:rPr>
                <w:delText>城往</w:delText>
              </w:r>
            </w:del>
          </w:p>
        </w:tc>
        <w:tc>
          <w:tcPr>
            <w:tcW w:w="1982" w:type="dxa"/>
            <w:gridSpan w:val="2"/>
          </w:tcPr>
          <w:p w14:paraId="2C431352" w14:textId="77777777" w:rsidR="004203EF" w:rsidRDefault="009009C7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9009C7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9009C7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7F4CE714" w:rsidR="004203EF" w:rsidRDefault="00336577" w:rsidP="00336577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ins w:id="3" w:author="嘉淇 卢" w:date="2026-09-01T15:26:00Z" w16du:dateUtc="2026-09-01T07:26:00Z">
              <w:r w:rsidRPr="00336577">
                <w:rPr>
                  <w:rFonts w:hAnsi="Segoe UI Symbol" w:cs="Segoe UI Symbol"/>
                  <w:sz w:val="28"/>
                  <w:rPrChange w:id="4" w:author="嘉淇 卢" w:date="2026-09-01T15:26:00Z" w16du:dateUtc="2026-09-01T07:26:00Z">
                    <w:rPr>
                      <w:rFonts w:ascii="Segoe UI Symbol" w:hAnsi="Segoe UI Symbol" w:cs="Segoe UI Symbol"/>
                      <w:sz w:val="28"/>
                    </w:rPr>
                  </w:rPrChange>
                </w:rPr>
                <w:t>☑</w:t>
              </w:r>
              <w:r w:rsidRPr="00336577">
                <w:rPr>
                  <w:sz w:val="28"/>
                </w:rPr>
                <w:t>统一招生</w:t>
              </w:r>
              <w:r w:rsidRPr="00336577">
                <w:rPr>
                  <w:sz w:val="28"/>
                </w:rPr>
                <w:tab/>
                <w:t xml:space="preserve">  □国家专项 </w:t>
              </w:r>
              <w:r w:rsidRPr="00336577">
                <w:rPr>
                  <w:sz w:val="28"/>
                </w:rPr>
                <w:tab/>
                <w:t xml:space="preserve"> □高校专项 </w:t>
              </w:r>
              <w:r w:rsidRPr="00336577">
                <w:rPr>
                  <w:sz w:val="28"/>
                </w:rPr>
                <w:tab/>
                <w:t xml:space="preserve"> □高水平运动队</w:t>
              </w:r>
              <w:r w:rsidRPr="00336577">
                <w:rPr>
                  <w:sz w:val="28"/>
                </w:rPr>
                <w:tab/>
                <w:t xml:space="preserve">    □港澳台侨</w:t>
              </w:r>
            </w:ins>
            <w:del w:id="5" w:author="嘉淇 卢" w:date="2026-09-01T15:26:00Z" w16du:dateUtc="2026-09-01T07:26:00Z"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z w:val="28"/>
                </w:rPr>
                <w:delText>统一</w:delText>
              </w:r>
              <w:r w:rsidR="009009C7" w:rsidDel="00336577">
                <w:rPr>
                  <w:spacing w:val="-3"/>
                  <w:sz w:val="28"/>
                </w:rPr>
                <w:delText>招</w:delText>
              </w:r>
              <w:r w:rsidR="009009C7" w:rsidDel="00336577">
                <w:rPr>
                  <w:sz w:val="28"/>
                </w:rPr>
                <w:delText>生</w:delText>
              </w:r>
              <w:r w:rsidR="009009C7" w:rsidDel="00336577">
                <w:rPr>
                  <w:sz w:val="28"/>
                </w:rPr>
                <w:tab/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 </w:delText>
              </w:r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pacing w:val="-3"/>
                  <w:sz w:val="28"/>
                </w:rPr>
                <w:delText>国</w:delText>
              </w:r>
              <w:r w:rsidR="009009C7" w:rsidDel="00336577">
                <w:rPr>
                  <w:sz w:val="28"/>
                </w:rPr>
                <w:delText>家专项</w:delText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</w:delText>
              </w:r>
              <w:r w:rsidR="009009C7" w:rsidDel="00336577">
                <w:rPr>
                  <w:sz w:val="28"/>
                </w:rPr>
                <w:tab/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</w:delText>
              </w:r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z w:val="28"/>
                </w:rPr>
                <w:delText>高</w:delText>
              </w:r>
              <w:r w:rsidR="009009C7" w:rsidDel="00336577">
                <w:rPr>
                  <w:spacing w:val="-3"/>
                  <w:sz w:val="28"/>
                </w:rPr>
                <w:delText>校专</w:delText>
              </w:r>
              <w:r w:rsidR="009009C7" w:rsidDel="00336577">
                <w:rPr>
                  <w:sz w:val="28"/>
                </w:rPr>
                <w:delText>项</w:delText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</w:delText>
              </w:r>
              <w:r w:rsidR="009009C7" w:rsidDel="00336577">
                <w:rPr>
                  <w:sz w:val="28"/>
                </w:rPr>
                <w:tab/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</w:delText>
              </w:r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z w:val="28"/>
                </w:rPr>
                <w:delText>高水平</w:delText>
              </w:r>
              <w:r w:rsidR="009009C7" w:rsidDel="00336577">
                <w:rPr>
                  <w:spacing w:val="-3"/>
                  <w:sz w:val="28"/>
                </w:rPr>
                <w:delText>运动</w:delText>
              </w:r>
              <w:r w:rsidR="009009C7" w:rsidDel="00336577">
                <w:rPr>
                  <w:sz w:val="28"/>
                </w:rPr>
                <w:delText>队</w:delText>
              </w:r>
              <w:r w:rsidR="009009C7" w:rsidDel="00336577">
                <w:rPr>
                  <w:sz w:val="28"/>
                </w:rPr>
                <w:tab/>
              </w:r>
              <w:r w:rsidR="009009C7" w:rsidDel="00336577">
                <w:rPr>
                  <w:rFonts w:hint="eastAsia"/>
                  <w:sz w:val="28"/>
                  <w:lang w:val="en-US"/>
                </w:rPr>
                <w:delText xml:space="preserve">    </w:delText>
              </w:r>
              <w:r w:rsidR="009009C7" w:rsidDel="00336577">
                <w:rPr>
                  <w:sz w:val="28"/>
                </w:rPr>
                <w:delText>□</w:delText>
              </w:r>
              <w:r w:rsidR="009009C7" w:rsidDel="00336577">
                <w:rPr>
                  <w:spacing w:val="-3"/>
                  <w:sz w:val="28"/>
                </w:rPr>
                <w:delText>港</w:delText>
              </w:r>
              <w:r w:rsidR="009009C7" w:rsidDel="00336577">
                <w:rPr>
                  <w:sz w:val="28"/>
                </w:rPr>
                <w:delText>澳台侨</w:delText>
              </w:r>
            </w:del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9009C7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9009C7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9009C7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9009C7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9009C7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9009C7">
      <w:pPr>
        <w:pStyle w:val="a3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DD07F" w14:textId="77777777" w:rsidR="009009C7" w:rsidRDefault="009009C7" w:rsidP="00336577">
      <w:pPr>
        <w:rPr>
          <w:rFonts w:hint="eastAsia"/>
        </w:rPr>
      </w:pPr>
      <w:r>
        <w:separator/>
      </w:r>
    </w:p>
  </w:endnote>
  <w:endnote w:type="continuationSeparator" w:id="0">
    <w:p w14:paraId="7086C039" w14:textId="77777777" w:rsidR="009009C7" w:rsidRDefault="009009C7" w:rsidP="003365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B0D38" w14:textId="77777777" w:rsidR="009009C7" w:rsidRDefault="009009C7" w:rsidP="00336577">
      <w:pPr>
        <w:rPr>
          <w:rFonts w:hint="eastAsia"/>
        </w:rPr>
      </w:pPr>
      <w:r>
        <w:separator/>
      </w:r>
    </w:p>
  </w:footnote>
  <w:footnote w:type="continuationSeparator" w:id="0">
    <w:p w14:paraId="4F6D5368" w14:textId="77777777" w:rsidR="009009C7" w:rsidRDefault="009009C7" w:rsidP="00336577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trackRevisions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36577"/>
    <w:rsid w:val="00371336"/>
    <w:rsid w:val="003D0FFD"/>
    <w:rsid w:val="004203EF"/>
    <w:rsid w:val="00617D73"/>
    <w:rsid w:val="0076293C"/>
    <w:rsid w:val="009009C7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  <w:style w:type="paragraph" w:styleId="a9">
    <w:name w:val="Revision"/>
    <w:hidden/>
    <w:uiPriority w:val="99"/>
    <w:unhideWhenUsed/>
    <w:rsid w:val="00336577"/>
    <w:rPr>
      <w:rFonts w:ascii="楷体" w:eastAsia="楷体" w:hAnsi="楷体" w:cs="楷体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210</Words>
  <Characters>210</Characters>
  <Application>Microsoft Office Word</Application>
  <DocSecurity>0</DocSecurity>
  <Lines>105</Lines>
  <Paragraphs>69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7</cp:revision>
  <cp:lastPrinted>2021-10-20T09:58:00Z</cp:lastPrinted>
  <dcterms:created xsi:type="dcterms:W3CDTF">2023-10-18T10:21:00Z</dcterms:created>
  <dcterms:modified xsi:type="dcterms:W3CDTF">2026-09-01T07:26:00Z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