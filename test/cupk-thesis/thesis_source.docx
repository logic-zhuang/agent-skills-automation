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A679EB" w14:paraId="4177D639" w14:textId="77777777" w:rsidTr="00A679EB">
        <w:tc>
          <w:tcPr>
            <w:tcW w:w="4153" w:type="dxa"/>
          </w:tcPr>
          <w:p w14:paraId="6BB9224F" w14:textId="1F0E72F8" w:rsidR="00A679EB" w:rsidRDefault="00A679EB">
            <w:pPr>
              <w:rPr>
                <w:rFonts w:hint="eastAsia"/>
              </w:rPr>
            </w:pPr>
            <w:r>
              <w:rPr>
                <w:rFonts w:hint="eastAsia"/>
              </w:rPr>
              <w:t>题目</w:t>
            </w:r>
          </w:p>
        </w:tc>
        <w:tc>
          <w:tcPr>
            <w:tcW w:w="4153" w:type="dxa"/>
          </w:tcPr>
          <w:p w14:paraId="386623CA" w14:textId="085D4DCB" w:rsidR="00A679EB" w:rsidRDefault="00A679EB">
            <w:pPr>
              <w:rPr>
                <w:rFonts w:hint="eastAsia"/>
              </w:rPr>
            </w:pPr>
            <w:r>
              <w:rPr>
                <w:rFonts w:hint="eastAsia"/>
              </w:rPr>
              <w:t>Phase3 套版测试论文</w:t>
            </w:r>
          </w:p>
        </w:tc>
      </w:tr>
      <w:tr w:rsidR="00A679EB" w14:paraId="79DBF2B6" w14:textId="77777777" w:rsidTr="00A679EB">
        <w:tc>
          <w:tcPr>
            <w:tcW w:w="4153" w:type="dxa"/>
          </w:tcPr>
          <w:p w14:paraId="2D621A61" w14:textId="77777777" w:rsidR="00A679EB" w:rsidRDefault="00A679EB">
            <w:pPr>
              <w:rPr>
                <w:rFonts w:hint="eastAsia"/>
              </w:rPr>
            </w:pPr>
          </w:p>
        </w:tc>
        <w:tc>
          <w:tcPr>
            <w:tcW w:w="4153" w:type="dxa"/>
          </w:tcPr>
          <w:p w14:paraId="279AD4A1" w14:textId="77777777" w:rsidR="00A679EB" w:rsidRDefault="00A679EB">
            <w:pPr>
              <w:rPr>
                <w:rFonts w:hint="eastAsia"/>
              </w:rPr>
            </w:pPr>
          </w:p>
        </w:tc>
      </w:tr>
      <w:tr w:rsidR="00A679EB" w14:paraId="263523AF" w14:textId="77777777" w:rsidTr="00A679EB">
        <w:tc>
          <w:tcPr>
            <w:tcW w:w="4153" w:type="dxa"/>
          </w:tcPr>
          <w:p w14:paraId="05FB223D" w14:textId="7E7E12F9" w:rsidR="00A679EB" w:rsidRDefault="00A679EB">
            <w:pPr>
              <w:rPr>
                <w:rFonts w:hint="eastAsia"/>
              </w:rPr>
            </w:pPr>
            <w:r>
              <w:rPr>
                <w:rFonts w:hint="eastAsia"/>
              </w:rPr>
              <w:t>学院名称</w:t>
            </w:r>
          </w:p>
        </w:tc>
        <w:tc>
          <w:tcPr>
            <w:tcW w:w="4153" w:type="dxa"/>
          </w:tcPr>
          <w:p w14:paraId="0E5D23DA" w14:textId="45AADD6F" w:rsidR="00A679EB" w:rsidRDefault="00A679EB">
            <w:pPr>
              <w:rPr>
                <w:rFonts w:hint="eastAsia"/>
              </w:rPr>
            </w:pPr>
            <w:r>
              <w:rPr>
                <w:rFonts w:hint="eastAsia"/>
              </w:rPr>
              <w:t>石油学院</w:t>
            </w:r>
          </w:p>
        </w:tc>
      </w:tr>
      <w:tr w:rsidR="00A679EB" w14:paraId="63A79DE0" w14:textId="77777777" w:rsidTr="00A679EB">
        <w:tc>
          <w:tcPr>
            <w:tcW w:w="4153" w:type="dxa"/>
          </w:tcPr>
          <w:p w14:paraId="5FA6C0F8" w14:textId="46FDB248" w:rsidR="00A679EB" w:rsidRDefault="00A679EB">
            <w:pPr>
              <w:rPr>
                <w:rFonts w:hint="eastAsia"/>
              </w:rPr>
            </w:pPr>
            <w:r>
              <w:rPr>
                <w:rFonts w:hint="eastAsia"/>
              </w:rPr>
              <w:t>专业名称</w:t>
            </w:r>
          </w:p>
        </w:tc>
        <w:tc>
          <w:tcPr>
            <w:tcW w:w="4153" w:type="dxa"/>
          </w:tcPr>
          <w:p w14:paraId="1B45E67A" w14:textId="0DAD4E86" w:rsidR="00A679EB" w:rsidRDefault="00A679EB">
            <w:pPr>
              <w:rPr>
                <w:rFonts w:hint="eastAsia"/>
              </w:rPr>
            </w:pPr>
            <w:r>
              <w:rPr>
                <w:rFonts w:hint="eastAsia"/>
              </w:rPr>
              <w:t>石油工程</w:t>
            </w:r>
          </w:p>
        </w:tc>
      </w:tr>
      <w:tr w:rsidR="00A679EB" w14:paraId="432242ED" w14:textId="77777777" w:rsidTr="00A679EB">
        <w:tc>
          <w:tcPr>
            <w:tcW w:w="4153" w:type="dxa"/>
          </w:tcPr>
          <w:p w14:paraId="30608620" w14:textId="4CAA2067" w:rsidR="00A679EB" w:rsidRDefault="00A679EB">
            <w:pPr>
              <w:rPr>
                <w:rFonts w:hint="eastAsia"/>
              </w:rPr>
            </w:pPr>
            <w:r>
              <w:rPr>
                <w:rFonts w:hint="eastAsia"/>
              </w:rPr>
              <w:t>学生姓名</w:t>
            </w:r>
          </w:p>
        </w:tc>
        <w:tc>
          <w:tcPr>
            <w:tcW w:w="4153" w:type="dxa"/>
          </w:tcPr>
          <w:p w14:paraId="020634BF" w14:textId="35A9F253" w:rsidR="00A679EB" w:rsidRDefault="00A679EB">
            <w:pPr>
              <w:rPr>
                <w:rFonts w:hint="eastAsia"/>
              </w:rPr>
            </w:pPr>
            <w:r>
              <w:rPr>
                <w:rFonts w:hint="eastAsia"/>
              </w:rPr>
              <w:t>测试同学</w:t>
            </w:r>
          </w:p>
        </w:tc>
      </w:tr>
      <w:tr w:rsidR="00A679EB" w14:paraId="0B4CDEDD" w14:textId="77777777" w:rsidTr="00A679EB">
        <w:tc>
          <w:tcPr>
            <w:tcW w:w="4153" w:type="dxa"/>
          </w:tcPr>
          <w:p w14:paraId="146E5924" w14:textId="53C22B00" w:rsidR="00A679EB" w:rsidRDefault="00A679EB">
            <w:pPr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4153" w:type="dxa"/>
          </w:tcPr>
          <w:p w14:paraId="685E78CA" w14:textId="5AF87877" w:rsidR="00A679EB" w:rsidRDefault="00A679EB">
            <w:pPr>
              <w:rPr>
                <w:rFonts w:hint="eastAsia"/>
              </w:rPr>
            </w:pPr>
            <w:r>
              <w:rPr>
                <w:rFonts w:hint="eastAsia"/>
              </w:rPr>
              <w:t>张老师 副教授</w:t>
            </w:r>
          </w:p>
        </w:tc>
      </w:tr>
    </w:tbl>
    <w:p w14:paraId="069B0F12" w14:textId="5826FEC9" w:rsidR="00BE624A" w:rsidRDefault="00A679EB" w:rsidP="00A679EB">
      <w:pPr>
        <w:rPr>
          <w:rFonts w:hint="eastAsia"/>
        </w:rPr>
      </w:pPr>
      <w:r>
        <w:rPr>
          <w:rFonts w:hint="eastAsia"/>
        </w:rPr>
        <w:t>起止时间：2025 年 9 月 1 日 至 2026 年 6 月 15 日</w:t>
      </w:r>
    </w:p>
    <w:p w14:paraId="6B094261" w14:textId="77777777" w:rsidR="00A679EB" w:rsidRDefault="00A679EB">
      <w:pPr>
        <w:rPr>
          <w:rFonts w:hint="eastAsia"/>
        </w:rPr>
        <w:sectPr w:rsidR="00A679E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82B173A" w14:textId="60D0EF4C" w:rsidR="00A679EB" w:rsidRDefault="00A679EB" w:rsidP="00A679EB">
      <w:pPr>
        <w:pStyle w:val="1"/>
        <w:jc w:val="center"/>
        <w:rPr>
          <w:rFonts w:hint="eastAsia"/>
        </w:rPr>
      </w:pPr>
      <w:r>
        <w:rPr>
          <w:rFonts w:hint="eastAsia"/>
        </w:rPr>
        <w:lastRenderedPageBreak/>
        <w:t>摘    要</w:t>
      </w:r>
    </w:p>
    <w:p w14:paraId="2490C48C" w14:textId="3B1E2F73" w:rsidR="00A679EB" w:rsidRDefault="00A679EB" w:rsidP="00A679EB">
      <w:pPr>
        <w:rPr>
          <w:rFonts w:hint="eastAsia"/>
        </w:rPr>
      </w:pPr>
      <w:r>
        <w:rPr>
          <w:rFonts w:hint="eastAsia"/>
        </w:rPr>
        <w:t>本文以 Phase 3 流水线为对象，验证 CUPK 本科论文套版脚本能否从来稿提取内容、克隆模板并按节填充。测试覆盖摘要、英文摘要、两章正文、结论、参考文献与致谢。</w:t>
      </w:r>
      <w:ins w:id="0" w:author="嘉淇 卢" w:date="2026-08-23T14:34:00Z" w16du:dateUtc="2026-08-23T06:34:00Z">
        <w:r w:rsidR="004321AE">
          <w:rPr>
            <w:rFonts w:hint="eastAsia"/>
          </w:rPr>
          <w:t>此外验证了最小修订写回。</w:t>
        </w:r>
      </w:ins>
    </w:p>
    <w:p w14:paraId="22AF4F7C" w14:textId="23D2DD5E" w:rsidR="00A679EB" w:rsidRDefault="00A679EB" w:rsidP="00A679EB">
      <w:pPr>
        <w:rPr>
          <w:rFonts w:hint="eastAsia"/>
        </w:rPr>
      </w:pPr>
      <w:r>
        <w:rPr>
          <w:rFonts w:hint="eastAsia"/>
        </w:rPr>
        <w:t>关键词：套版测试；Word COM；本科论文</w:t>
      </w:r>
    </w:p>
    <w:p w14:paraId="6B83244E" w14:textId="77777777" w:rsidR="00A679EB" w:rsidRDefault="00A679EB">
      <w:pPr>
        <w:rPr>
          <w:rFonts w:hint="eastAsia"/>
        </w:rPr>
        <w:sectPr w:rsidR="00A679E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E83DD6F" w14:textId="3A894852" w:rsidR="00A679EB" w:rsidRDefault="00A679EB" w:rsidP="00A679EB">
      <w:pPr>
        <w:pStyle w:val="1"/>
        <w:rPr>
          <w:rFonts w:hint="eastAsia"/>
        </w:rPr>
      </w:pPr>
      <w:r>
        <w:rPr>
          <w:rFonts w:hint="eastAsia"/>
        </w:rPr>
        <w:lastRenderedPageBreak/>
        <w:t>Phase 3 Pipeline Test Thesis</w:t>
      </w:r>
    </w:p>
    <w:p w14:paraId="32C7EAD9" w14:textId="77777777" w:rsidR="00A679EB" w:rsidRDefault="00A679EB" w:rsidP="00A679EB">
      <w:pPr>
        <w:rPr>
          <w:rFonts w:hint="eastAsia"/>
        </w:rPr>
      </w:pPr>
    </w:p>
    <w:p w14:paraId="35000175" w14:textId="689DD3A5" w:rsidR="00A679EB" w:rsidRDefault="00A679EB" w:rsidP="00A679EB">
      <w:pPr>
        <w:pStyle w:val="1"/>
        <w:jc w:val="center"/>
        <w:rPr>
          <w:rFonts w:hint="eastAsia"/>
        </w:rPr>
      </w:pPr>
      <w:r>
        <w:rPr>
          <w:rFonts w:hint="eastAsia"/>
        </w:rPr>
        <w:t>ABSTRACT</w:t>
      </w:r>
    </w:p>
    <w:p w14:paraId="51B00432" w14:textId="29DDF44E" w:rsidR="00A679EB" w:rsidRDefault="00A679EB" w:rsidP="00A679EB">
      <w:pPr>
        <w:rPr>
          <w:rFonts w:hint="eastAsia"/>
        </w:rPr>
      </w:pPr>
      <w:r>
        <w:rPr>
          <w:rFonts w:hint="eastAsia"/>
        </w:rPr>
        <w:t>This document exercises the CUPK undergraduate thesis formatting pipeline. It includes bilingual abstracts, two chapters, a conclusion, references, and acknowledgements.</w:t>
      </w:r>
    </w:p>
    <w:p w14:paraId="2323A782" w14:textId="6BC65418" w:rsidR="00A679EB" w:rsidRDefault="00A679EB" w:rsidP="00A679EB">
      <w:pPr>
        <w:rPr>
          <w:rFonts w:hint="eastAsia"/>
        </w:rPr>
      </w:pPr>
      <w:r>
        <w:rPr>
          <w:rFonts w:hint="eastAsia"/>
        </w:rPr>
        <w:t>Key Words: formatting test; Word COM; undergraduate thesis</w:t>
      </w:r>
    </w:p>
    <w:p w14:paraId="32951EA5" w14:textId="77777777" w:rsidR="00A679EB" w:rsidRDefault="00A679EB">
      <w:pPr>
        <w:rPr>
          <w:rFonts w:hint="eastAsia"/>
        </w:rPr>
        <w:sectPr w:rsidR="00A679E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BAF3663" w14:textId="609B34A7" w:rsidR="00A679EB" w:rsidRDefault="00A679EB" w:rsidP="00A679EB">
      <w:pPr>
        <w:pStyle w:val="1"/>
        <w:jc w:val="center"/>
        <w:rPr>
          <w:rFonts w:hint="eastAsia"/>
        </w:rPr>
      </w:pPr>
      <w:r>
        <w:rPr>
          <w:rFonts w:hint="eastAsia"/>
        </w:rPr>
        <w:lastRenderedPageBreak/>
        <w:t>前    言</w:t>
      </w:r>
    </w:p>
    <w:p w14:paraId="3BAFC166" w14:textId="7A2864A8" w:rsidR="00A679EB" w:rsidRDefault="00A679EB" w:rsidP="00A679EB">
      <w:pPr>
        <w:rPr>
          <w:rFonts w:hint="eastAsia"/>
        </w:rPr>
      </w:pPr>
      <w:r>
        <w:rPr>
          <w:rFonts w:hint="eastAsia"/>
        </w:rPr>
        <w:t>本测试来稿用于验证 convert_ops 脚本，不应直接在原稿上套版。</w:t>
      </w:r>
    </w:p>
    <w:p w14:paraId="557EBD13" w14:textId="4EB99E63" w:rsidR="00A679EB" w:rsidRDefault="00A679EB" w:rsidP="00A679EB">
      <w:pPr>
        <w:pStyle w:val="1"/>
        <w:jc w:val="center"/>
        <w:rPr>
          <w:rFonts w:hint="eastAsia"/>
        </w:rPr>
      </w:pPr>
      <w:r>
        <w:rPr>
          <w:rFonts w:hint="eastAsia"/>
        </w:rPr>
        <w:t>第1章  绪论</w:t>
      </w:r>
    </w:p>
    <w:p w14:paraId="76BD141D" w14:textId="24DD41A5" w:rsidR="00A679EB" w:rsidRDefault="00A679EB" w:rsidP="00A679EB">
      <w:pPr>
        <w:pStyle w:val="2"/>
        <w:rPr>
          <w:rFonts w:hint="eastAsia"/>
        </w:rPr>
      </w:pPr>
      <w:r>
        <w:rPr>
          <w:rFonts w:hint="eastAsia"/>
        </w:rPr>
        <w:t>1.1  研究背景</w:t>
      </w:r>
    </w:p>
    <w:p w14:paraId="4A5B1FBC" w14:textId="11ACAD03" w:rsidR="00A679EB" w:rsidRDefault="00A679EB" w:rsidP="00A679EB">
      <w:pPr>
        <w:rPr>
          <w:rFonts w:hint="eastAsia"/>
        </w:rPr>
      </w:pPr>
      <w:r>
        <w:rPr>
          <w:rFonts w:hint="eastAsia"/>
        </w:rPr>
        <w:t>本科毕业论文排版需要严格遵循校区格式范本，COM 自动化可降低手工出错率。</w:t>
      </w:r>
    </w:p>
    <w:p w14:paraId="532D734A" w14:textId="5FEF8D37" w:rsidR="00A679EB" w:rsidRDefault="00A679EB" w:rsidP="00A679EB">
      <w:pPr>
        <w:rPr>
          <w:rFonts w:hint="eastAsia"/>
        </w:rPr>
      </w:pPr>
      <w:r>
        <w:rPr>
          <w:rFonts w:hint="eastAsia"/>
        </w:rPr>
        <w:t>k=a\phi^b/S_wi^c          (1.1)</w:t>
      </w:r>
    </w:p>
    <w:p w14:paraId="50C63BC3" w14:textId="597CF339" w:rsidR="00A679EB" w:rsidRDefault="00A679EB" w:rsidP="00A679EB">
      <w:pPr>
        <w:pStyle w:val="1"/>
        <w:jc w:val="center"/>
        <w:rPr>
          <w:rFonts w:hint="eastAsia"/>
        </w:rPr>
      </w:pPr>
      <w:r>
        <w:rPr>
          <w:rFonts w:hint="eastAsia"/>
        </w:rPr>
        <w:t>第2章  研究方法</w:t>
      </w:r>
    </w:p>
    <w:p w14:paraId="78CC87A6" w14:textId="12027DCF" w:rsidR="00A679EB" w:rsidRDefault="00A679EB" w:rsidP="00A679EB">
      <w:pPr>
        <w:pStyle w:val="2"/>
        <w:rPr>
          <w:rFonts w:hint="eastAsia"/>
        </w:rPr>
      </w:pPr>
      <w:r>
        <w:rPr>
          <w:rFonts w:hint="eastAsia"/>
        </w:rPr>
        <w:t>2.1  脚本流程</w:t>
      </w:r>
    </w:p>
    <w:p w14:paraId="7120CA6C" w14:textId="5F55E78D" w:rsidR="00A679EB" w:rsidRDefault="00A679EB" w:rsidP="00A679EB">
      <w:pPr>
        <w:rPr>
          <w:rFonts w:hint="eastAsia"/>
        </w:rPr>
      </w:pPr>
      <w:r>
        <w:rPr>
          <w:rFonts w:hint="eastAsia"/>
        </w:rPr>
        <w:t>流程包括 inspect_source、clone、cover、fill-section 与 finish。</w:t>
      </w:r>
    </w:p>
    <w:p w14:paraId="35BAEE54" w14:textId="2497D6B3" w:rsidR="00A679EB" w:rsidRDefault="00A679EB" w:rsidP="00A679EB">
      <w:pPr>
        <w:pStyle w:val="1"/>
        <w:jc w:val="center"/>
        <w:rPr>
          <w:rFonts w:hint="eastAsia"/>
        </w:rPr>
      </w:pPr>
      <w:r>
        <w:rPr>
          <w:rFonts w:hint="eastAsia"/>
        </w:rPr>
        <w:t>结    论</w:t>
      </w:r>
    </w:p>
    <w:p w14:paraId="24A33793" w14:textId="2C3FC9E2" w:rsidR="00A679EB" w:rsidRDefault="00A679EB" w:rsidP="00A679EB">
      <w:pPr>
        <w:rPr>
          <w:rFonts w:hint="eastAsia"/>
        </w:rPr>
      </w:pPr>
      <w:r>
        <w:rPr>
          <w:rFonts w:hint="eastAsia"/>
        </w:rPr>
        <w:t>Phase 3 测试来稿结构完整，可用于验证套版脚本。</w:t>
      </w:r>
    </w:p>
    <w:p w14:paraId="5691A3A5" w14:textId="651CAF12" w:rsidR="00A679EB" w:rsidRDefault="00A679EB" w:rsidP="00A679EB">
      <w:pPr>
        <w:pStyle w:val="1"/>
        <w:jc w:val="center"/>
        <w:rPr>
          <w:rFonts w:hint="eastAsia"/>
        </w:rPr>
      </w:pPr>
      <w:r>
        <w:rPr>
          <w:rFonts w:hint="eastAsia"/>
        </w:rPr>
        <w:t>参考文献</w:t>
      </w:r>
    </w:p>
    <w:p w14:paraId="348B7538" w14:textId="47BF53EC" w:rsidR="00A679EB" w:rsidRDefault="00A679EB" w:rsidP="00A679EB">
      <w:pPr>
        <w:rPr>
          <w:rFonts w:hint="eastAsia"/>
        </w:rPr>
      </w:pPr>
      <w:r>
        <w:rPr>
          <w:rFonts w:hint="eastAsia"/>
        </w:rPr>
        <w:t>[1] 中国石油大学（北京）克拉玛依校区. 本科毕业设计（论文）格式范本（2023年修订）.</w:t>
      </w:r>
    </w:p>
    <w:p w14:paraId="647A6D48" w14:textId="4FF582A0" w:rsidR="00A679EB" w:rsidRDefault="00A679EB" w:rsidP="00A679EB">
      <w:pPr>
        <w:pStyle w:val="1"/>
        <w:jc w:val="center"/>
        <w:rPr>
          <w:rFonts w:hint="eastAsia"/>
        </w:rPr>
      </w:pPr>
      <w:r>
        <w:rPr>
          <w:rFonts w:hint="eastAsia"/>
        </w:rPr>
        <w:t>致    谢</w:t>
      </w:r>
    </w:p>
    <w:p w14:paraId="286F46A2" w14:textId="1257DC6A" w:rsidR="00A679EB" w:rsidRDefault="00A679EB" w:rsidP="00A679EB">
      <w:pPr>
        <w:rPr>
          <w:rFonts w:hint="eastAsia"/>
        </w:rPr>
      </w:pPr>
      <w:r>
        <w:rPr>
          <w:rFonts w:hint="eastAsia"/>
        </w:rPr>
        <w:t>感谢指导教师在测试方案设计中的帮助。</w:t>
      </w:r>
    </w:p>
    <w:p w14:paraId="78C0AA72" w14:textId="77777777" w:rsidR="00A679EB" w:rsidRDefault="00A679EB">
      <w:pPr>
        <w:rPr>
          <w:rFonts w:hint="eastAsia"/>
        </w:rPr>
      </w:pPr>
    </w:p>
    <w:sectPr w:rsidR="00A679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E3407" w14:textId="77777777" w:rsidR="00FD1D2B" w:rsidRDefault="00FD1D2B" w:rsidP="004321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0DA1ED" w14:textId="77777777" w:rsidR="00FD1D2B" w:rsidRDefault="00FD1D2B" w:rsidP="004321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622D5" w14:textId="77777777" w:rsidR="00FD1D2B" w:rsidRDefault="00FD1D2B" w:rsidP="004321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4AA590" w14:textId="77777777" w:rsidR="00FD1D2B" w:rsidRDefault="00FD1D2B" w:rsidP="004321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嘉淇 卢">
    <w15:presenceInfo w15:providerId="Windows Live" w15:userId="8583a7057b907d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EB"/>
    <w:rsid w:val="00256155"/>
    <w:rsid w:val="0027422F"/>
    <w:rsid w:val="004321AE"/>
    <w:rsid w:val="00A679EB"/>
    <w:rsid w:val="00B72B1D"/>
    <w:rsid w:val="00BE624A"/>
    <w:rsid w:val="00F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64D20"/>
  <w15:chartTrackingRefBased/>
  <w15:docId w15:val="{624B7C94-FF90-4BF6-B5B2-B66A0256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79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67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9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9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9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9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9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9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9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9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67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7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9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9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79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9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9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9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9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9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9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9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9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9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9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9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21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21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21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21AE"/>
    <w:rPr>
      <w:sz w:val="18"/>
      <w:szCs w:val="18"/>
    </w:rPr>
  </w:style>
  <w:style w:type="paragraph" w:styleId="af2">
    <w:name w:val="Revision"/>
    <w:hidden/>
    <w:uiPriority w:val="99"/>
    <w:semiHidden/>
    <w:rsid w:val="004321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292</Words>
  <Characters>532</Characters>
  <Application>Microsoft Office Word</Application>
  <DocSecurity>0</DocSecurity>
  <Lines>35</Lines>
  <Paragraphs>39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嘉淇 卢</dc:creator>
  <cp:keywords/>
  <dc:description/>
  <cp:lastModifiedBy>嘉淇 卢</cp:lastModifiedBy>
  <cp:revision>2</cp:revision>
  <dcterms:created xsi:type="dcterms:W3CDTF">2026-08-23T06:34:00Z</dcterms:created>
  <dcterms:modified xsi:type="dcterms:W3CDTF">2026-08-23T06:34:00Z</dcterms:modified>
</cp:coreProperties>
</file>