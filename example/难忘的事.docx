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9C84" w14:textId="77777777" w:rsidR="00AF4523" w:rsidRDefault="00AF4523" w:rsidP="00AF4523">
      <w:pPr>
        <w:spacing w:after="360"/>
        <w:jc w:val="center"/>
        <w:rPr>
          <w:rFonts w:hint="eastAsia"/>
        </w:rPr>
      </w:pPr>
      <w:r w:rsidRPr="00AF4523">
        <w:rPr>
          <w:rFonts w:ascii="Times New Roman" w:eastAsia="黑体" w:hint="eastAsia"/>
          <w:b/>
          <w:sz w:val="44"/>
        </w:rPr>
        <w:t>难忘的事</w:t>
      </w:r>
    </w:p>
    <w:p w14:paraId="6502EEAC" w14:textId="3AAB5713" w:rsidR="00AF4523" w:rsidRDefault="00BA6882" w:rsidP="00AF4523">
      <w:pPr>
        <w:spacing w:after="0" w:line="300" w:lineRule="auto"/>
        <w:ind w:firstLineChars="200" w:firstLine="480"/>
        <w:jc w:val="both"/>
        <w:rPr>
          <w:rFonts w:hint="eastAsia"/>
        </w:rPr>
      </w:pPr>
      <w:ins w:id="0" w:author="嘉淇 卢" w:date="2026-08-22T23:05:00Z" w16du:dateUtc="2026-08-22T15:05:00Z">
        <w:r>
          <w:rPr>
            <w:rFonts w:ascii="Times New Roman" w:eastAsia="宋体" w:hint="eastAsia"/>
            <w:sz w:val="24"/>
          </w:rPr>
          <w:t>那是一个深秋的傍晚，天空被染成了淡淡的橘红色。我放学回家，刚走到小区门口，就听见一阵微弱的猫叫声。循声望去，在垃圾桶旁的花丛里，有一只小猫蜷缩着，浑身湿漉漉的，瘦得只剩一把骨头。</w:t>
        </w:r>
      </w:ins>
      <w:del w:id="1" w:author="嘉淇 卢" w:date="2026-08-22T23:05:00Z" w16du:dateUtc="2026-08-22T15:05:00Z">
        <w:r w:rsidR="00350C44" w:rsidDel="00BA6882">
          <w:rPr>
            <w:rFonts w:ascii="Times New Roman" w:eastAsia="宋体" w:hint="eastAsia"/>
            <w:sz w:val="24"/>
          </w:rPr>
          <w:delText>那是一个深秋的傍晚，天空被染成了淡淡的橘红色。我放学回家，刚走到小区门口，就听见一阵微弱的狗叫声。循声望去，在垃圾桶旁的花丛里，有一只小狗蜷缩着，浑身湿漉漉的，瘦得只剩一把骨头。</w:delText>
        </w:r>
      </w:del>
    </w:p>
    <w:p w14:paraId="40964C4C" w14:textId="0132A518" w:rsidR="00AF4523" w:rsidRDefault="00BA6882" w:rsidP="00AF4523">
      <w:pPr>
        <w:spacing w:after="0" w:line="300" w:lineRule="auto"/>
        <w:ind w:firstLineChars="200" w:firstLine="480"/>
        <w:jc w:val="both"/>
        <w:rPr>
          <w:rFonts w:hint="eastAsia"/>
        </w:rPr>
      </w:pPr>
      <w:ins w:id="2" w:author="嘉淇 卢" w:date="2026-08-22T23:05:00Z" w16du:dateUtc="2026-08-22T15:05:00Z">
        <w:r>
          <w:rPr>
            <w:rFonts w:ascii="Times New Roman" w:eastAsia="宋体" w:hint="eastAsia"/>
            <w:sz w:val="24"/>
          </w:rPr>
          <w:t>我蹲下身，它并没有跑开，只是用一双发亮的眼睛望着我，像是在求助。我把书包放下，跑回家拿来旧毛巾和一小盒牛奶。妈妈起初有些犹豫，说家里已经有一只猫了，但看到我一直守着它不肯离开，最后还是叹了口气，帮我把小猫擦干，用纸箱给它铺了毯子。</w:t>
        </w:r>
      </w:ins>
      <w:del w:id="3" w:author="嘉淇 卢" w:date="2026-08-22T23:05:00Z" w16du:dateUtc="2026-08-22T15:05:00Z">
        <w:r w:rsidR="00350C44" w:rsidDel="00BA6882">
          <w:rPr>
            <w:rFonts w:ascii="Times New Roman" w:eastAsia="宋体" w:hint="eastAsia"/>
            <w:sz w:val="24"/>
          </w:rPr>
          <w:delText>我蹲下身，它并没有跑开，只是用一双发亮的眼睛望着我，像是在求助。我把书包放下，跑回家拿来旧毛巾和一小盒牛奶。妈妈起初有些犹豫，说家里已经有一只狗了，但看到我一直守着它不肯离开，最后还是叹了口气，帮我把小狗擦干，用纸箱给它铺了毯子。</w:delText>
        </w:r>
      </w:del>
    </w:p>
    <w:p w14:paraId="6AC1D1D6" w14:textId="681DBD8B" w:rsidR="00AF4523" w:rsidRDefault="00BA6882" w:rsidP="00AF4523">
      <w:pPr>
        <w:spacing w:after="0" w:line="300" w:lineRule="auto"/>
        <w:ind w:firstLineChars="200" w:firstLine="480"/>
        <w:jc w:val="both"/>
        <w:rPr>
          <w:rFonts w:hint="eastAsia"/>
        </w:rPr>
      </w:pPr>
      <w:ins w:id="4" w:author="嘉淇 卢" w:date="2026-08-22T23:05:00Z" w16du:dateUtc="2026-08-22T15:05:00Z">
        <w:r>
          <w:rPr>
            <w:rFonts w:ascii="Times New Roman" w:eastAsia="宋体" w:hint="eastAsia"/>
            <w:sz w:val="24"/>
          </w:rPr>
          <w:t>那一夜我几乎没怎么睡，隔一会儿就起来看看它有没有好转。第二天一早，我带它去了宠物医院。医生检查后说，小猫除了营养不良和轻微感冒，并没有大碍。听到这句话，我长长地舒了一口气，心里那块悬着的石头终于落了地。</w:t>
        </w:r>
      </w:ins>
      <w:del w:id="5" w:author="嘉淇 卢" w:date="2026-08-22T23:05:00Z" w16du:dateUtc="2026-08-22T15:05:00Z">
        <w:r w:rsidR="00350C44" w:rsidDel="00BA6882">
          <w:rPr>
            <w:rFonts w:ascii="Times New Roman" w:eastAsia="宋体" w:hint="eastAsia"/>
            <w:sz w:val="24"/>
          </w:rPr>
          <w:delText>那一夜我几乎没怎么睡，隔一会儿就起来看看它有没有好转。第二天一早，我带它去了宠物医院。医生检查后说，小狗除了营养不良和轻微感冒，并没有大碍。听到这句话，我长长地舒了一口气，心里那块悬着的石头终于落了地。</w:delText>
        </w:r>
      </w:del>
    </w:p>
    <w:p w14:paraId="02400AB9" w14:textId="785230A0" w:rsidR="00AF4523" w:rsidRDefault="00BA6882" w:rsidP="00AF4523">
      <w:pPr>
        <w:spacing w:after="0" w:line="300" w:lineRule="auto"/>
        <w:ind w:firstLineChars="200" w:firstLine="480"/>
        <w:jc w:val="both"/>
        <w:rPr>
          <w:rFonts w:hint="eastAsia"/>
        </w:rPr>
      </w:pPr>
      <w:ins w:id="6" w:author="嘉淇 卢" w:date="2026-08-22T23:05:00Z" w16du:dateUtc="2026-08-22T15:05:00Z">
        <w:r>
          <w:rPr>
            <w:rFonts w:ascii="Times New Roman" w:eastAsia="宋体" w:hint="eastAsia"/>
            <w:sz w:val="24"/>
          </w:rPr>
          <w:t>后来，小猫在我们家慢慢恢复了活力。它会在清晨跳上我的书桌，用毛茸茸的脑袋蹭我的手；也会在我不开心的时候，安静地趴在我脚边。妈妈说，是我给了它第二次生命；可我觉得，是它教会了我什么是耐心，什么是责任，什么是藏在平凡日子里的一点点温暖。</w:t>
        </w:r>
      </w:ins>
      <w:del w:id="7" w:author="嘉淇 卢" w:date="2026-08-22T23:05:00Z" w16du:dateUtc="2026-08-22T15:05:00Z">
        <w:r w:rsidR="00350C44" w:rsidDel="00BA6882">
          <w:rPr>
            <w:rFonts w:ascii="Times New Roman" w:eastAsia="宋体" w:hint="eastAsia"/>
            <w:sz w:val="24"/>
          </w:rPr>
          <w:delText>后来，小狗在我们家慢慢恢复了活力。它会在清晨跳上我的书桌，用毛茸茸的脑袋蹭我的手；也会在我不开心的时候，安静地趴在我脚边。妈妈说，是我给了它第二次生命；可我觉得，是它教会了我什么是耐心，什么是责任，什么是藏在平凡日子里的一点点温暖。</w:delText>
        </w:r>
      </w:del>
    </w:p>
    <w:p w14:paraId="77FB9E9A" w14:textId="201954F1" w:rsidR="00AF4523" w:rsidRDefault="00BA6882" w:rsidP="00AF4523">
      <w:pPr>
        <w:spacing w:after="0" w:line="300" w:lineRule="auto"/>
        <w:ind w:firstLineChars="200" w:firstLine="480"/>
        <w:jc w:val="both"/>
        <w:rPr>
          <w:rFonts w:hint="eastAsia"/>
        </w:rPr>
      </w:pPr>
      <w:ins w:id="8" w:author="嘉淇 卢" w:date="2026-08-22T23:05:00Z" w16du:dateUtc="2026-08-22T15:05:00Z">
        <w:r>
          <w:rPr>
            <w:rFonts w:ascii="Times New Roman" w:eastAsia="宋体" w:hint="eastAsia"/>
            <w:sz w:val="24"/>
          </w:rPr>
          <w:t>许多年过去了，那只猫早已长得健壮而调皮。但每当我想起那个深秋的傍晚，想起它在寒风中颤抖的样子，我依然会心头一紧。那件事之所以难忘，并不仅仅因为我救了一只小动物，更因为在那个瞬间，我第一次真切地感受到：原来我也可以成为别人生命里的一束光。</w:t>
        </w:r>
      </w:ins>
      <w:del w:id="9" w:author="嘉淇 卢" w:date="2026-08-22T23:05:00Z" w16du:dateUtc="2026-08-22T15:05:00Z">
        <w:r w:rsidR="00350C44" w:rsidDel="00BA6882">
          <w:rPr>
            <w:rFonts w:ascii="Times New Roman" w:eastAsia="宋体" w:hint="eastAsia"/>
            <w:sz w:val="24"/>
          </w:rPr>
          <w:delText>许多年过去了，那只狗早已长得健壮而调皮。但每当我想起那个深秋的傍晚，想起它在寒风中颤抖的样子，我依然会心头一紧。那件事之所以难忘，并不仅仅因为我救了一只小动物，更因为在那个瞬间，我第一次真切地感受到：原来我也可以成为别人生命里的一束光。</w:delText>
        </w:r>
      </w:del>
    </w:p>
    <w:p w14:paraId="177E1CF1" w14:textId="6DE7FDAC" w:rsidR="00BE624A" w:rsidRDefault="00BE624A">
      <w:pPr>
        <w:rPr>
          <w:rFonts w:hint="eastAsia"/>
        </w:rPr>
      </w:pPr>
    </w:p>
    <w:sectPr w:rsidR="00BE624A" w:rsidSect="00AF45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152A" w14:textId="77777777" w:rsidR="00744B7E" w:rsidRDefault="00744B7E" w:rsidP="009020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1762C3" w14:textId="77777777" w:rsidR="00744B7E" w:rsidRDefault="00744B7E" w:rsidP="009020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FCC3" w14:textId="77777777" w:rsidR="009020C9" w:rsidRDefault="009020C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E2C" w14:textId="77777777" w:rsidR="009020C9" w:rsidRDefault="009020C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5A965" w14:textId="77777777" w:rsidR="009020C9" w:rsidRDefault="009020C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1B243" w14:textId="77777777" w:rsidR="00744B7E" w:rsidRDefault="00744B7E" w:rsidP="009020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902840" w14:textId="77777777" w:rsidR="00744B7E" w:rsidRDefault="00744B7E" w:rsidP="009020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841B" w14:textId="77777777" w:rsidR="009020C9" w:rsidRDefault="009020C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796A" w14:textId="77777777" w:rsidR="009020C9" w:rsidRDefault="009020C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D202" w14:textId="77777777" w:rsidR="009020C9" w:rsidRDefault="009020C9">
    <w:pPr>
      <w:pStyle w:val="ae"/>
      <w:rPr>
        <w:rFonts w:hint="eastAsia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23"/>
    <w:rsid w:val="0027422F"/>
    <w:rsid w:val="00350C44"/>
    <w:rsid w:val="00744B7E"/>
    <w:rsid w:val="009020C9"/>
    <w:rsid w:val="00AE2FF8"/>
    <w:rsid w:val="00AF4523"/>
    <w:rsid w:val="00BA6882"/>
    <w:rsid w:val="00BE624A"/>
    <w:rsid w:val="00E6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16FD0"/>
  <w15:chartTrackingRefBased/>
  <w15:docId w15:val="{B4DFD261-630B-4E28-9500-7B4D7954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5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5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5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5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5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5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5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5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5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5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5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5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5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5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5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5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5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5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5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5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5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5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5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0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20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0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20C9"/>
    <w:rPr>
      <w:sz w:val="18"/>
      <w:szCs w:val="18"/>
    </w:rPr>
  </w:style>
  <w:style w:type="paragraph" w:styleId="af2">
    <w:name w:val="Revision"/>
    <w:hidden/>
    <w:uiPriority w:val="99"/>
    <w:semiHidden/>
    <w:rsid w:val="00BA68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544</Words>
  <Characters>545</Characters>
  <Application>Microsoft Office Word</Application>
  <DocSecurity>0</DocSecurity>
  <Lines>19</Lines>
  <Paragraphs>11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6</cp:revision>
  <dcterms:created xsi:type="dcterms:W3CDTF">2026-08-22T15:01:00Z</dcterms:created>
  <dcterms:modified xsi:type="dcterms:W3CDTF">2026-08-22T15:05:00Z</dcterms:modified>
</cp:coreProperties>
</file>