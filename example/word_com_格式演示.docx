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28AD" w14:textId="77777777" w:rsidR="00C3757D" w:rsidRDefault="00C3757D" w:rsidP="00C3757D">
      <w:pPr>
        <w:pStyle w:val="1"/>
        <w:spacing w:after="240"/>
        <w:jc w:val="center"/>
        <w:rPr>
          <w:rFonts w:hint="eastAsia"/>
        </w:rPr>
      </w:pPr>
      <w:bookmarkStart w:id="0" w:name="DemoStart"/>
      <w:bookmarkStart w:id="1" w:name="_Toc238217312"/>
      <w:r w:rsidRPr="00C3757D">
        <w:rPr>
          <w:rFonts w:ascii="Arial" w:eastAsia="黑体" w:hint="eastAsia"/>
          <w:b/>
          <w:color w:val="005293"/>
          <w:sz w:val="44"/>
        </w:rPr>
        <w:t xml:space="preserve">Word COM </w:t>
      </w:r>
      <w:r w:rsidRPr="00C3757D">
        <w:rPr>
          <w:rFonts w:ascii="Arial" w:eastAsia="黑体" w:hint="eastAsia"/>
          <w:b/>
          <w:color w:val="005293"/>
          <w:sz w:val="44"/>
        </w:rPr>
        <w:t>格式能力演示</w:t>
      </w:r>
      <w:bookmarkEnd w:id="1"/>
    </w:p>
    <w:bookmarkEnd w:id="0"/>
    <w:p w14:paraId="08ED02F5" w14:textId="77777777" w:rsidR="00C3757D" w:rsidRDefault="00C3757D" w:rsidP="00C3757D">
      <w:pPr>
        <w:spacing w:line="300" w:lineRule="auto"/>
        <w:ind w:firstLineChars="200" w:firstLine="480"/>
        <w:jc w:val="both"/>
        <w:rPr>
          <w:rFonts w:hint="eastAsia"/>
        </w:rPr>
      </w:pPr>
      <w:r w:rsidRPr="00C3757D">
        <w:rPr>
          <w:rFonts w:ascii="Times New Roman" w:eastAsia="宋体" w:hint="eastAsia"/>
          <w:sz w:val="24"/>
        </w:rPr>
        <w:t>本文档由</w:t>
      </w:r>
      <w:r w:rsidRPr="00C3757D">
        <w:rPr>
          <w:rFonts w:ascii="Times New Roman" w:eastAsia="宋体" w:hint="eastAsia"/>
          <w:sz w:val="24"/>
        </w:rPr>
        <w:t xml:space="preserve"> win32com </w:t>
      </w:r>
      <w:r w:rsidRPr="00C3757D">
        <w:rPr>
          <w:rFonts w:ascii="Times New Roman" w:eastAsia="宋体" w:hint="eastAsia"/>
          <w:sz w:val="24"/>
        </w:rPr>
        <w:t>新建（</w:t>
      </w:r>
      <w:r w:rsidRPr="00C3757D">
        <w:rPr>
          <w:rFonts w:ascii="Times New Roman" w:eastAsia="宋体" w:hint="eastAsia"/>
          <w:sz w:val="24"/>
        </w:rPr>
        <w:t>Documents.Add</w:t>
      </w:r>
      <w:r w:rsidRPr="00C3757D">
        <w:rPr>
          <w:rFonts w:ascii="Times New Roman" w:eastAsia="宋体" w:hint="eastAsia"/>
          <w:sz w:val="24"/>
        </w:rPr>
        <w:t>），覆盖字体、颜色、段落、表格、页眉页脚与公式。</w:t>
      </w:r>
    </w:p>
    <w:p w14:paraId="4D118C56" w14:textId="77777777" w:rsidR="00C3757D" w:rsidRDefault="00C3757D" w:rsidP="00C3757D">
      <w:pPr>
        <w:pStyle w:val="2"/>
        <w:spacing w:before="240"/>
        <w:rPr>
          <w:rFonts w:hint="eastAsia"/>
        </w:rPr>
      </w:pPr>
      <w:bookmarkStart w:id="2" w:name="_Toc238217313"/>
      <w:r w:rsidRPr="00C3757D">
        <w:rPr>
          <w:rFonts w:eastAsia="黑体" w:hint="eastAsia"/>
          <w:b/>
          <w:color w:val="C00000"/>
          <w:sz w:val="32"/>
        </w:rPr>
        <w:t>一、字体与颜色</w:t>
      </w:r>
      <w:bookmarkEnd w:id="2"/>
    </w:p>
    <w:p w14:paraId="327D7693" w14:textId="77777777" w:rsidR="00C3757D" w:rsidRDefault="00C3757D" w:rsidP="00C3757D">
      <w:pPr>
        <w:spacing w:after="120"/>
        <w:rPr>
          <w:rFonts w:hint="eastAsia"/>
        </w:rPr>
      </w:pPr>
      <w:r w:rsidRPr="00C3757D">
        <w:rPr>
          <w:rFonts w:ascii="Times New Roman" w:eastAsia="宋体" w:hint="eastAsia"/>
          <w:color w:val="000000"/>
          <w:sz w:val="24"/>
        </w:rPr>
        <w:t>宋体小四，黑色正文。</w:t>
      </w:r>
    </w:p>
    <w:p w14:paraId="72714313" w14:textId="77777777" w:rsidR="00C3757D" w:rsidRDefault="00C3757D" w:rsidP="00C3757D">
      <w:pPr>
        <w:spacing w:after="120"/>
        <w:rPr>
          <w:rFonts w:hint="eastAsia"/>
        </w:rPr>
      </w:pPr>
      <w:r w:rsidRPr="00C3757D">
        <w:rPr>
          <w:rFonts w:ascii="Arial" w:eastAsia="黑体" w:hint="eastAsia"/>
          <w:b/>
          <w:color w:val="003366"/>
          <w:sz w:val="28"/>
        </w:rPr>
        <w:t>黑体四号加粗，深蓝。</w:t>
      </w:r>
    </w:p>
    <w:p w14:paraId="3BE401CE" w14:textId="77777777" w:rsidR="00C3757D" w:rsidRDefault="00C3757D" w:rsidP="00C3757D">
      <w:pPr>
        <w:spacing w:after="120"/>
        <w:rPr>
          <w:rFonts w:hint="eastAsia"/>
        </w:rPr>
      </w:pPr>
      <w:r w:rsidRPr="00C3757D">
        <w:rPr>
          <w:rFonts w:ascii="Times New Roman" w:eastAsia="楷体" w:hint="eastAsia"/>
          <w:i/>
          <w:color w:val="008000"/>
          <w:sz w:val="24"/>
        </w:rPr>
        <w:t>楷体小四倾斜，绿色。</w:t>
      </w:r>
    </w:p>
    <w:p w14:paraId="0EA1FBF9" w14:textId="77777777" w:rsidR="00C3757D" w:rsidRDefault="00C3757D" w:rsidP="00C3757D">
      <w:pPr>
        <w:spacing w:after="120"/>
        <w:rPr>
          <w:rFonts w:hint="eastAsia"/>
        </w:rPr>
      </w:pPr>
      <w:r w:rsidRPr="00C3757D">
        <w:rPr>
          <w:rFonts w:ascii="Times New Roman" w:eastAsia="仿宋" w:hint="eastAsia"/>
          <w:color w:val="7030A0"/>
          <w:sz w:val="32"/>
        </w:rPr>
        <w:t>仿宋三号，紫色。</w:t>
      </w:r>
    </w:p>
    <w:p w14:paraId="44DCE35F" w14:textId="77777777" w:rsidR="00C3757D" w:rsidRDefault="00C3757D" w:rsidP="00C3757D">
      <w:pPr>
        <w:spacing w:after="120"/>
        <w:rPr>
          <w:rFonts w:hint="eastAsia"/>
        </w:rPr>
      </w:pPr>
      <w:r w:rsidRPr="00C3757D">
        <w:rPr>
          <w:rFonts w:ascii="Times New Roman" w:eastAsia="宋体" w:hint="eastAsia"/>
          <w:b/>
          <w:color w:val="FF0000"/>
          <w:sz w:val="28"/>
        </w:rPr>
        <w:t>Times New Roman 14pt Bold Red English.</w:t>
      </w:r>
    </w:p>
    <w:p w14:paraId="7A3D92BF" w14:textId="77777777" w:rsidR="00C3757D" w:rsidRPr="00C3757D" w:rsidRDefault="00C3757D" w:rsidP="00C3757D">
      <w:pPr>
        <w:spacing w:after="120"/>
        <w:rPr>
          <w:rFonts w:hint="eastAsia"/>
          <w:highlight w:val="yellow"/>
        </w:rPr>
      </w:pPr>
      <w:r w:rsidRPr="00C3757D">
        <w:rPr>
          <w:rFonts w:ascii="Arial" w:eastAsia="宋体" w:hint="eastAsia"/>
          <w:color w:val="000000"/>
          <w:sz w:val="24"/>
          <w:highlight w:val="yellow"/>
          <w:u w:val="single"/>
        </w:rPr>
        <w:t xml:space="preserve">Arial 12pt </w:t>
      </w:r>
      <w:r w:rsidRPr="00C3757D">
        <w:rPr>
          <w:rFonts w:ascii="Arial" w:eastAsia="宋体" w:hint="eastAsia"/>
          <w:color w:val="000000"/>
          <w:sz w:val="24"/>
          <w:highlight w:val="yellow"/>
          <w:u w:val="single"/>
        </w:rPr>
        <w:t>下划线</w:t>
      </w:r>
      <w:r w:rsidRPr="00C3757D">
        <w:rPr>
          <w:rFonts w:ascii="Arial" w:eastAsia="宋体" w:hint="eastAsia"/>
          <w:color w:val="000000"/>
          <w:sz w:val="24"/>
          <w:highlight w:val="yellow"/>
          <w:u w:val="single"/>
        </w:rPr>
        <w:t xml:space="preserve"> + </w:t>
      </w:r>
      <w:r w:rsidRPr="00C3757D">
        <w:rPr>
          <w:rFonts w:ascii="Arial" w:eastAsia="宋体" w:hint="eastAsia"/>
          <w:color w:val="000000"/>
          <w:sz w:val="24"/>
          <w:highlight w:val="yellow"/>
          <w:u w:val="single"/>
        </w:rPr>
        <w:t>黄色底纹。</w:t>
      </w:r>
    </w:p>
    <w:p w14:paraId="00C7BC98" w14:textId="77777777" w:rsidR="00C3757D" w:rsidRDefault="00C3757D" w:rsidP="00C3757D">
      <w:pPr>
        <w:rPr>
          <w:rFonts w:hint="eastAsia"/>
        </w:rPr>
      </w:pPr>
      <w:r>
        <w:rPr>
          <w:rFonts w:hint="eastAsia"/>
        </w:rPr>
        <w:t>对齐：本段左对齐。</w:t>
      </w:r>
    </w:p>
    <w:p w14:paraId="11275374" w14:textId="77777777" w:rsidR="00C3757D" w:rsidRDefault="00C3757D" w:rsidP="00C3757D">
      <w:pPr>
        <w:jc w:val="center"/>
        <w:rPr>
          <w:rFonts w:hint="eastAsia"/>
        </w:rPr>
      </w:pPr>
      <w:r>
        <w:rPr>
          <w:rFonts w:hint="eastAsia"/>
        </w:rPr>
        <w:t>对齐：本段居中。</w:t>
      </w:r>
    </w:p>
    <w:p w14:paraId="5A782E12" w14:textId="77777777" w:rsidR="00C3757D" w:rsidRDefault="00C3757D" w:rsidP="00C3757D">
      <w:pPr>
        <w:jc w:val="right"/>
        <w:rPr>
          <w:rFonts w:hint="eastAsia"/>
        </w:rPr>
      </w:pPr>
      <w:r>
        <w:rPr>
          <w:rFonts w:hint="eastAsia"/>
        </w:rPr>
        <w:t>对齐：本段右对齐。</w:t>
      </w:r>
    </w:p>
    <w:p w14:paraId="56D65707" w14:textId="77777777" w:rsidR="00C3757D" w:rsidRDefault="00C3757D" w:rsidP="00C3757D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对齐：本段两端对齐。科研论文排版时正文常用此对齐方式，使左右边缘整齐。</w:t>
      </w:r>
    </w:p>
    <w:p w14:paraId="53C32A6E" w14:textId="77777777" w:rsidR="00C3757D" w:rsidRDefault="00C3757D" w:rsidP="00C3757D">
      <w:pPr>
        <w:pStyle w:val="2"/>
        <w:rPr>
          <w:rFonts w:hint="eastAsia"/>
        </w:rPr>
      </w:pPr>
      <w:bookmarkStart w:id="3" w:name="_Toc238217314"/>
      <w:r w:rsidRPr="00C3757D">
        <w:rPr>
          <w:rFonts w:eastAsia="黑体" w:hint="eastAsia"/>
          <w:b/>
          <w:color w:val="005293"/>
          <w:sz w:val="32"/>
        </w:rPr>
        <w:t>二、表格</w:t>
      </w:r>
      <w:bookmarkEnd w:id="3"/>
    </w:p>
    <w:p w14:paraId="002DDF75" w14:textId="77777777" w:rsidR="00C3757D" w:rsidRDefault="00C3757D" w:rsidP="00C3757D">
      <w:pPr>
        <w:ind w:firstLineChars="200" w:firstLine="440"/>
        <w:rPr>
          <w:rFonts w:hint="eastAsia"/>
        </w:rPr>
      </w:pPr>
      <w:r>
        <w:rPr>
          <w:rFonts w:hint="eastAsia"/>
        </w:rPr>
        <w:t>下表演示表头底纹、单元格对齐与边框。</w:t>
      </w:r>
    </w:p>
    <w:tbl>
      <w:tblPr>
        <w:tblW w:w="0" w:type="auto"/>
        <w:jc w:val="center"/>
        <w:tblBorders>
          <w:top w:val="single" w:sz="4" w:space="0" w:color="005293"/>
          <w:left w:val="single" w:sz="4" w:space="0" w:color="005293"/>
          <w:bottom w:val="single" w:sz="4" w:space="0" w:color="005293"/>
          <w:right w:val="single" w:sz="4" w:space="0" w:color="005293"/>
          <w:insideH w:val="single" w:sz="4" w:space="0" w:color="005293"/>
          <w:insideV w:val="single" w:sz="4" w:space="0" w:color="005293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C3757D" w14:paraId="416F8F52" w14:textId="77777777" w:rsidTr="00C375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6" w:type="dxa"/>
            <w:shd w:val="clear" w:color="auto" w:fill="005293"/>
            <w:vAlign w:val="center"/>
          </w:tcPr>
          <w:p w14:paraId="571FE395" w14:textId="6938DA9D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Arial" w:eastAsia="黑体" w:hint="eastAsia"/>
                <w:b/>
                <w:color w:val="FFFFFF"/>
                <w:sz w:val="21"/>
              </w:rPr>
              <w:t>项目</w:t>
            </w:r>
          </w:p>
        </w:tc>
        <w:tc>
          <w:tcPr>
            <w:tcW w:w="2256" w:type="dxa"/>
            <w:shd w:val="clear" w:color="auto" w:fill="005293"/>
            <w:vAlign w:val="center"/>
          </w:tcPr>
          <w:p w14:paraId="7D6AB17B" w14:textId="452795F2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Arial" w:eastAsia="黑体" w:hint="eastAsia"/>
                <w:b/>
                <w:color w:val="FFFFFF"/>
                <w:sz w:val="21"/>
              </w:rPr>
              <w:t>中文字体</w:t>
            </w:r>
          </w:p>
        </w:tc>
        <w:tc>
          <w:tcPr>
            <w:tcW w:w="2257" w:type="dxa"/>
            <w:shd w:val="clear" w:color="auto" w:fill="005293"/>
            <w:vAlign w:val="center"/>
          </w:tcPr>
          <w:p w14:paraId="0127A5A3" w14:textId="1AB047BF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Arial" w:eastAsia="黑体" w:hint="eastAsia"/>
                <w:b/>
                <w:color w:val="FFFFFF"/>
                <w:sz w:val="21"/>
              </w:rPr>
              <w:t>西文字体</w:t>
            </w:r>
          </w:p>
        </w:tc>
        <w:tc>
          <w:tcPr>
            <w:tcW w:w="2257" w:type="dxa"/>
            <w:shd w:val="clear" w:color="auto" w:fill="005293"/>
            <w:vAlign w:val="center"/>
          </w:tcPr>
          <w:p w14:paraId="690A0BB2" w14:textId="77BD3443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Arial" w:eastAsia="黑体" w:hint="eastAsia"/>
                <w:b/>
                <w:color w:val="FFFFFF"/>
                <w:sz w:val="21"/>
              </w:rPr>
              <w:t>字号</w:t>
            </w:r>
          </w:p>
        </w:tc>
      </w:tr>
      <w:tr w:rsidR="00C3757D" w14:paraId="470EA785" w14:textId="77777777" w:rsidTr="00C375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6" w:type="dxa"/>
            <w:shd w:val="clear" w:color="auto" w:fill="D9E2F3"/>
          </w:tcPr>
          <w:p w14:paraId="6FDA120E" w14:textId="308AF24A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标题</w:t>
            </w:r>
          </w:p>
        </w:tc>
        <w:tc>
          <w:tcPr>
            <w:tcW w:w="2256" w:type="dxa"/>
            <w:shd w:val="clear" w:color="auto" w:fill="D9E2F3"/>
          </w:tcPr>
          <w:p w14:paraId="1BF3980D" w14:textId="5D7DD5C6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黑体</w:t>
            </w:r>
          </w:p>
        </w:tc>
        <w:tc>
          <w:tcPr>
            <w:tcW w:w="2257" w:type="dxa"/>
            <w:shd w:val="clear" w:color="auto" w:fill="D9E2F3"/>
          </w:tcPr>
          <w:p w14:paraId="6B1CF307" w14:textId="3F7F056A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Arial</w:t>
            </w:r>
          </w:p>
        </w:tc>
        <w:tc>
          <w:tcPr>
            <w:tcW w:w="2257" w:type="dxa"/>
            <w:shd w:val="clear" w:color="auto" w:fill="D9E2F3"/>
          </w:tcPr>
          <w:p w14:paraId="50A4383F" w14:textId="06FF9059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小三</w:t>
            </w:r>
            <w:r w:rsidRPr="00C3757D">
              <w:rPr>
                <w:rFonts w:ascii="Times New Roman" w:eastAsia="宋体" w:hint="eastAsia"/>
                <w:sz w:val="21"/>
              </w:rPr>
              <w:t xml:space="preserve"> 15</w:t>
            </w:r>
          </w:p>
        </w:tc>
      </w:tr>
      <w:tr w:rsidR="00C3757D" w14:paraId="5365ED36" w14:textId="77777777" w:rsidTr="00C375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6" w:type="dxa"/>
          </w:tcPr>
          <w:p w14:paraId="183D82F8" w14:textId="15515BD5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正文</w:t>
            </w:r>
          </w:p>
        </w:tc>
        <w:tc>
          <w:tcPr>
            <w:tcW w:w="2256" w:type="dxa"/>
          </w:tcPr>
          <w:p w14:paraId="0AD61BEB" w14:textId="6D3CC860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宋体</w:t>
            </w:r>
          </w:p>
        </w:tc>
        <w:tc>
          <w:tcPr>
            <w:tcW w:w="2257" w:type="dxa"/>
          </w:tcPr>
          <w:p w14:paraId="52F9C636" w14:textId="4FE00E73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Times New Roman</w:t>
            </w:r>
          </w:p>
        </w:tc>
        <w:tc>
          <w:tcPr>
            <w:tcW w:w="2257" w:type="dxa"/>
          </w:tcPr>
          <w:p w14:paraId="5335D62A" w14:textId="61972A1E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小四</w:t>
            </w:r>
            <w:r w:rsidRPr="00C3757D">
              <w:rPr>
                <w:rFonts w:ascii="Times New Roman" w:eastAsia="宋体" w:hint="eastAsia"/>
                <w:sz w:val="21"/>
              </w:rPr>
              <w:t xml:space="preserve"> 12</w:t>
            </w:r>
          </w:p>
        </w:tc>
      </w:tr>
      <w:tr w:rsidR="00C3757D" w14:paraId="4760D785" w14:textId="77777777" w:rsidTr="00C375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6" w:type="dxa"/>
            <w:shd w:val="clear" w:color="auto" w:fill="D9E2F3"/>
          </w:tcPr>
          <w:p w14:paraId="084A164C" w14:textId="7F37A0A7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表内</w:t>
            </w:r>
          </w:p>
        </w:tc>
        <w:tc>
          <w:tcPr>
            <w:tcW w:w="2256" w:type="dxa"/>
            <w:shd w:val="clear" w:color="auto" w:fill="D9E2F3"/>
          </w:tcPr>
          <w:p w14:paraId="1D4627BF" w14:textId="141B2C1E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宋体</w:t>
            </w:r>
          </w:p>
        </w:tc>
        <w:tc>
          <w:tcPr>
            <w:tcW w:w="2257" w:type="dxa"/>
            <w:shd w:val="clear" w:color="auto" w:fill="D9E2F3"/>
          </w:tcPr>
          <w:p w14:paraId="276F7E77" w14:textId="717841B4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Arial</w:t>
            </w:r>
          </w:p>
        </w:tc>
        <w:tc>
          <w:tcPr>
            <w:tcW w:w="2257" w:type="dxa"/>
            <w:shd w:val="clear" w:color="auto" w:fill="D9E2F3"/>
          </w:tcPr>
          <w:p w14:paraId="7B5357EB" w14:textId="2D7D892F" w:rsidR="00C3757D" w:rsidRDefault="00C3757D" w:rsidP="00C3757D">
            <w:pPr>
              <w:jc w:val="center"/>
              <w:rPr>
                <w:rFonts w:hint="eastAsia"/>
              </w:rPr>
            </w:pPr>
            <w:r w:rsidRPr="00C3757D">
              <w:rPr>
                <w:rFonts w:ascii="Times New Roman" w:eastAsia="宋体" w:hint="eastAsia"/>
                <w:sz w:val="21"/>
              </w:rPr>
              <w:t>五号</w:t>
            </w:r>
            <w:r w:rsidRPr="00C3757D">
              <w:rPr>
                <w:rFonts w:ascii="Times New Roman" w:eastAsia="宋体" w:hint="eastAsia"/>
                <w:sz w:val="21"/>
              </w:rPr>
              <w:t xml:space="preserve"> 10.5</w:t>
            </w:r>
          </w:p>
        </w:tc>
      </w:tr>
    </w:tbl>
    <w:p w14:paraId="7DC9F7C9" w14:textId="77777777" w:rsidR="00C3757D" w:rsidRDefault="00C3757D">
      <w:pPr>
        <w:rPr>
          <w:rFonts w:hint="eastAsia"/>
        </w:rPr>
      </w:pPr>
    </w:p>
    <w:p w14:paraId="07FCD1D2" w14:textId="77777777" w:rsidR="00C3757D" w:rsidRDefault="00C3757D" w:rsidP="00C3757D">
      <w:pPr>
        <w:pStyle w:val="2"/>
        <w:rPr>
          <w:rFonts w:hint="eastAsia"/>
        </w:rPr>
      </w:pPr>
      <w:bookmarkStart w:id="4" w:name="_Toc238217315"/>
      <w:r w:rsidRPr="00C3757D">
        <w:rPr>
          <w:rFonts w:eastAsia="黑体" w:hint="eastAsia"/>
          <w:b/>
          <w:sz w:val="32"/>
        </w:rPr>
        <w:t>三、列表与强调</w:t>
      </w:r>
      <w:bookmarkEnd w:id="4"/>
    </w:p>
    <w:p w14:paraId="632E4B55" w14:textId="39895BA1" w:rsidR="00C3757D" w:rsidRDefault="00C3757D" w:rsidP="00C3757D">
      <w:pPr>
        <w:spacing w:after="60"/>
        <w:ind w:left="420"/>
        <w:rPr>
          <w:rFonts w:hint="eastAsia"/>
        </w:rPr>
      </w:pPr>
      <w:r w:rsidRPr="00C3757D">
        <w:rPr>
          <w:rFonts w:eastAsia="宋体" w:hint="eastAsia"/>
          <w:sz w:val="24"/>
        </w:rPr>
        <w:t>（</w:t>
      </w:r>
      <w:r w:rsidRPr="00C3757D">
        <w:rPr>
          <w:rFonts w:eastAsia="宋体" w:hint="eastAsia"/>
          <w:sz w:val="24"/>
        </w:rPr>
        <w:t>1</w:t>
      </w:r>
      <w:r w:rsidRPr="00C3757D">
        <w:rPr>
          <w:rFonts w:eastAsia="宋体" w:hint="eastAsia"/>
          <w:sz w:val="24"/>
        </w:rPr>
        <w:t>）</w:t>
      </w:r>
      <w:r w:rsidRPr="00C3757D">
        <w:rPr>
          <w:rFonts w:eastAsia="宋体" w:hint="eastAsia"/>
          <w:sz w:val="24"/>
        </w:rPr>
        <w:t xml:space="preserve">Range </w:t>
      </w:r>
      <w:r w:rsidRPr="00C3757D">
        <w:rPr>
          <w:rFonts w:eastAsia="宋体" w:hint="eastAsia"/>
          <w:sz w:val="24"/>
        </w:rPr>
        <w:t>改字，避免</w:t>
      </w:r>
      <w:r w:rsidRPr="00C3757D">
        <w:rPr>
          <w:rFonts w:eastAsia="宋体" w:hint="eastAsia"/>
          <w:sz w:val="24"/>
        </w:rPr>
        <w:t xml:space="preserve"> Selection</w:t>
      </w:r>
      <w:r w:rsidRPr="00C3757D">
        <w:rPr>
          <w:rFonts w:eastAsia="宋体" w:hint="eastAsia"/>
          <w:sz w:val="24"/>
        </w:rPr>
        <w:t>。</w:t>
      </w:r>
      <w:r w:rsidR="00697F1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D0C9F" wp14:editId="3FB56D6F">
                <wp:simplePos x="0" y="0"/>
                <wp:positionH relativeFrom="column">
                  <wp:posOffset>609600</wp:posOffset>
                </wp:positionH>
                <wp:positionV relativeFrom="paragraph">
                  <wp:posOffset>-8925560</wp:posOffset>
                </wp:positionV>
                <wp:extent cx="3556000" cy="609600"/>
                <wp:effectExtent l="0" t="0" r="25400" b="19050"/>
                <wp:wrapNone/>
                <wp:docPr id="123424033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0" cy="6096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BF8F00"/>
                          </a:solidFill>
                        </a:ln>
                      </wps:spPr>
                      <wps:txbx>
                        <w:txbxContent>
                          <w:p w14:paraId="1F619C62" w14:textId="2E340402" w:rsidR="00697F14" w:rsidRPr="00697F14" w:rsidRDefault="00697F14" w:rsidP="00697F14">
                            <w:pPr>
                              <w:jc w:val="center"/>
                              <w:rPr>
                                <w:rFonts w:eastAsia="楷体"/>
                                <w:sz w:val="21"/>
                              </w:rPr>
                            </w:pPr>
                            <w:r w:rsidRPr="00697F14">
                              <w:rPr>
                                <w:rFonts w:eastAsia="楷体" w:hint="eastAsia"/>
                                <w:sz w:val="21"/>
                              </w:rPr>
                              <w:t>浮动文本框：</w:t>
                            </w:r>
                            <w:r w:rsidRPr="00697F14">
                              <w:rPr>
                                <w:rFonts w:eastAsia="楷体" w:hint="eastAsia"/>
                                <w:sz w:val="21"/>
                              </w:rPr>
                              <w:t xml:space="preserve">Shapes </w:t>
                            </w:r>
                            <w:r w:rsidRPr="00697F14">
                              <w:rPr>
                                <w:rFonts w:eastAsia="楷体" w:hint="eastAsia"/>
                                <w:sz w:val="21"/>
                              </w:rPr>
                              <w:t>对象，可拖动。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8D0C9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8pt;margin-top:-702.8pt;width:280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" fillcolor="#fff2cc" strokecolor="#bf8f00" strokeweight=".5pt">
                <v:textbox>
                  <w:txbxContent>
                    <w:p w14:paraId="1F619C62" w14:textId="2E340402" w:rsidR="00697F14" w:rsidRPr="00697F14" w:rsidRDefault="00697F14" w:rsidP="00697F14">
                      <w:pPr>
                        <w:jc w:val="center"/>
                        <w:rPr>
                          <w:rFonts w:eastAsia="楷体"/>
                          <w:sz w:val="21"/>
                        </w:rPr>
                      </w:pPr>
                      <w:r w:rsidRPr="00697F14">
                        <w:rPr>
                          <w:rFonts w:eastAsia="楷体" w:hint="eastAsia"/>
                          <w:sz w:val="21"/>
                        </w:rPr>
                        <w:t>浮动文本框：</w:t>
                      </w:r>
                      <w:r w:rsidRPr="00697F14">
                        <w:rPr>
                          <w:rFonts w:eastAsia="楷体" w:hint="eastAsia"/>
                          <w:sz w:val="21"/>
                        </w:rPr>
                        <w:t xml:space="preserve">Shapes </w:t>
                      </w:r>
                      <w:r w:rsidRPr="00697F14">
                        <w:rPr>
                          <w:rFonts w:eastAsia="楷体" w:hint="eastAsia"/>
                          <w:sz w:val="21"/>
                        </w:rPr>
                        <w:t>对象，可拖动。</w:t>
                      </w:r>
                    </w:p>
                  </w:txbxContent>
                </v:textbox>
              </v:shape>
            </w:pict>
          </mc:Fallback>
        </mc:AlternateContent>
      </w:r>
    </w:p>
    <w:p w14:paraId="419AE393" w14:textId="77777777" w:rsidR="00C3757D" w:rsidRDefault="00C3757D" w:rsidP="00C3757D">
      <w:pPr>
        <w:spacing w:after="60"/>
        <w:ind w:left="420"/>
        <w:rPr>
          <w:rFonts w:hint="eastAsia"/>
        </w:rPr>
      </w:pPr>
      <w:r w:rsidRPr="00C3757D">
        <w:rPr>
          <w:rFonts w:eastAsia="宋体" w:hint="eastAsia"/>
          <w:sz w:val="24"/>
        </w:rPr>
        <w:lastRenderedPageBreak/>
        <w:t>（</w:t>
      </w:r>
      <w:r w:rsidRPr="00C3757D">
        <w:rPr>
          <w:rFonts w:eastAsia="宋体" w:hint="eastAsia"/>
          <w:sz w:val="24"/>
        </w:rPr>
        <w:t>2</w:t>
      </w:r>
      <w:r w:rsidRPr="00C3757D">
        <w:rPr>
          <w:rFonts w:eastAsia="宋体" w:hint="eastAsia"/>
          <w:sz w:val="24"/>
        </w:rPr>
        <w:t>）单元格先</w:t>
      </w:r>
      <w:r w:rsidRPr="00C3757D">
        <w:rPr>
          <w:rFonts w:eastAsia="宋体" w:hint="eastAsia"/>
          <w:sz w:val="24"/>
        </w:rPr>
        <w:t xml:space="preserve"> MoveEnd </w:t>
      </w:r>
      <w:r w:rsidRPr="00C3757D">
        <w:rPr>
          <w:rFonts w:eastAsia="宋体" w:hint="eastAsia"/>
          <w:sz w:val="24"/>
        </w:rPr>
        <w:t>再写</w:t>
      </w:r>
      <w:r w:rsidRPr="00C3757D">
        <w:rPr>
          <w:rFonts w:eastAsia="宋体" w:hint="eastAsia"/>
          <w:sz w:val="24"/>
        </w:rPr>
        <w:t xml:space="preserve"> Text</w:t>
      </w:r>
      <w:r w:rsidRPr="00C3757D">
        <w:rPr>
          <w:rFonts w:eastAsia="宋体" w:hint="eastAsia"/>
          <w:sz w:val="24"/>
        </w:rPr>
        <w:t>。</w:t>
      </w:r>
    </w:p>
    <w:p w14:paraId="5F85F23D" w14:textId="77777777" w:rsidR="00C3757D" w:rsidRDefault="00C3757D" w:rsidP="00C3757D">
      <w:pPr>
        <w:spacing w:after="60"/>
        <w:ind w:left="420"/>
        <w:rPr>
          <w:rFonts w:hint="eastAsia"/>
        </w:rPr>
      </w:pPr>
      <w:r w:rsidRPr="00C3757D">
        <w:rPr>
          <w:rFonts w:eastAsia="宋体" w:hint="eastAsia"/>
          <w:sz w:val="24"/>
        </w:rPr>
        <w:t>（</w:t>
      </w:r>
      <w:r w:rsidRPr="00C3757D">
        <w:rPr>
          <w:rFonts w:eastAsia="宋体" w:hint="eastAsia"/>
          <w:sz w:val="24"/>
        </w:rPr>
        <w:t>3</w:t>
      </w:r>
      <w:r w:rsidRPr="00C3757D">
        <w:rPr>
          <w:rFonts w:eastAsia="宋体" w:hint="eastAsia"/>
          <w:sz w:val="24"/>
        </w:rPr>
        <w:t>）中英字体拆开</w:t>
      </w:r>
      <w:r w:rsidRPr="00C3757D">
        <w:rPr>
          <w:rFonts w:eastAsia="宋体" w:hint="eastAsia"/>
          <w:sz w:val="24"/>
        </w:rPr>
        <w:t xml:space="preserve"> NameFarEast / NameAscii</w:t>
      </w:r>
      <w:r w:rsidRPr="00C3757D">
        <w:rPr>
          <w:rFonts w:eastAsia="宋体" w:hint="eastAsia"/>
          <w:sz w:val="24"/>
        </w:rPr>
        <w:t>。</w:t>
      </w:r>
    </w:p>
    <w:p w14:paraId="27B5981F" w14:textId="77777777" w:rsidR="00C3757D" w:rsidRDefault="00C3757D" w:rsidP="00C3757D">
      <w:pPr>
        <w:pStyle w:val="2"/>
        <w:rPr>
          <w:rFonts w:hint="eastAsia"/>
        </w:rPr>
      </w:pPr>
      <w:bookmarkStart w:id="5" w:name="_Toc238217316"/>
      <w:r w:rsidRPr="00C3757D">
        <w:rPr>
          <w:rFonts w:eastAsia="黑体" w:hint="eastAsia"/>
          <w:b/>
          <w:sz w:val="32"/>
        </w:rPr>
        <w:t>四、公式（</w:t>
      </w:r>
      <w:r w:rsidRPr="00C3757D">
        <w:rPr>
          <w:rFonts w:eastAsia="黑体" w:hint="eastAsia"/>
          <w:b/>
          <w:sz w:val="32"/>
        </w:rPr>
        <w:t>OMath</w:t>
      </w:r>
      <w:r w:rsidRPr="00C3757D">
        <w:rPr>
          <w:rFonts w:eastAsia="黑体" w:hint="eastAsia"/>
          <w:b/>
          <w:sz w:val="32"/>
        </w:rPr>
        <w:t>）</w:t>
      </w:r>
      <w:bookmarkEnd w:id="5"/>
    </w:p>
    <w:p w14:paraId="2E578609" w14:textId="502D3DE0" w:rsidR="00C3757D" w:rsidRDefault="00697F14" w:rsidP="00C3757D">
      <w:pPr>
        <w:spacing w:before="120" w:after="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</m:oMath>
      </m:oMathPara>
    </w:p>
    <w:p w14:paraId="1A4F103B" w14:textId="77777777" w:rsidR="00C3757D" w:rsidRDefault="00C3757D" w:rsidP="00C3757D">
      <w:pPr>
        <w:spacing w:after="240"/>
        <w:jc w:val="center"/>
        <w:rPr>
          <w:rFonts w:hint="eastAsia"/>
        </w:rPr>
      </w:pPr>
      <w:r w:rsidRPr="00C3757D">
        <w:rPr>
          <w:rFonts w:ascii="Times New Roman" w:hint="eastAsia"/>
          <w:sz w:val="24"/>
        </w:rPr>
        <w:t>(1)</w:t>
      </w:r>
    </w:p>
    <w:p w14:paraId="69AEBDE5" w14:textId="0C7DECBE" w:rsidR="00C3757D" w:rsidRDefault="00C3757D">
      <w:pPr>
        <w:widowControl/>
        <w:rPr>
          <w:rFonts w:hint="eastAsia"/>
        </w:rPr>
      </w:pPr>
    </w:p>
    <w:p w14:paraId="3899DF39" w14:textId="77777777" w:rsidR="00C3757D" w:rsidRDefault="00C3757D" w:rsidP="00C3757D">
      <w:pPr>
        <w:pStyle w:val="1"/>
        <w:jc w:val="center"/>
        <w:rPr>
          <w:rFonts w:hint="eastAsia"/>
        </w:rPr>
      </w:pPr>
      <w:bookmarkStart w:id="6" w:name="_Toc238217317"/>
      <w:r w:rsidRPr="00C3757D">
        <w:rPr>
          <w:rFonts w:eastAsia="黑体" w:hint="eastAsia"/>
          <w:color w:val="7030A0"/>
          <w:sz w:val="36"/>
        </w:rPr>
        <w:t>第二节：分页后的页眉仍属同一节</w:t>
      </w:r>
      <w:bookmarkEnd w:id="6"/>
    </w:p>
    <w:p w14:paraId="0666A33F" w14:textId="77777777" w:rsidR="00C3757D" w:rsidRDefault="00C3757D" w:rsidP="00C3757D">
      <w:pPr>
        <w:ind w:firstLineChars="200" w:firstLine="480"/>
        <w:rPr>
          <w:rFonts w:hint="eastAsia"/>
        </w:rPr>
      </w:pPr>
      <w:r w:rsidRPr="00C3757D">
        <w:rPr>
          <w:rFonts w:eastAsia="宋体" w:hint="eastAsia"/>
          <w:sz w:val="24"/>
        </w:rPr>
        <w:t>本页用分页符</w:t>
      </w:r>
      <w:r w:rsidRPr="00C3757D">
        <w:rPr>
          <w:rFonts w:eastAsia="宋体" w:hint="eastAsia"/>
          <w:sz w:val="24"/>
        </w:rPr>
        <w:t xml:space="preserve"> wdPageBreak=7 </w:t>
      </w:r>
      <w:r w:rsidRPr="00C3757D">
        <w:rPr>
          <w:rFonts w:eastAsia="宋体" w:hint="eastAsia"/>
          <w:sz w:val="24"/>
        </w:rPr>
        <w:t>另起一页；不分节则页眉与上一页相同。需要不同页眉时才用分节符下一页。</w:t>
      </w:r>
    </w:p>
    <w:p w14:paraId="271FD3CC" w14:textId="77777777" w:rsidR="00C3757D" w:rsidRDefault="00C3757D">
      <w:pPr>
        <w:rPr>
          <w:rFonts w:hint="eastAsia"/>
        </w:rPr>
      </w:pPr>
      <w:r>
        <w:rPr>
          <w:rFonts w:hint="eastAsia"/>
        </w:rPr>
        <w:t>上标示例：x² + y² = z²（部分为普通文本）。下标示例：H2O 中的数字可用 Font.Subscript。</w:t>
      </w:r>
    </w:p>
    <w:p w14:paraId="1BAA4B16" w14:textId="55EFFCE1" w:rsidR="00697F14" w:rsidRDefault="00697F14">
      <w:pPr>
        <w:widowControl/>
        <w:rPr>
          <w:rFonts w:hint="eastAsia"/>
        </w:rPr>
      </w:pPr>
    </w:p>
    <w:p w14:paraId="5DDB0317" w14:textId="77777777" w:rsidR="00697F14" w:rsidRDefault="00697F14" w:rsidP="00697F14">
      <w:pPr>
        <w:pStyle w:val="1"/>
        <w:jc w:val="center"/>
        <w:rPr>
          <w:rFonts w:hint="eastAsia"/>
        </w:rPr>
      </w:pPr>
      <w:bookmarkStart w:id="7" w:name="_Toc238217318"/>
      <w:r w:rsidRPr="00697F14">
        <w:rPr>
          <w:rFonts w:eastAsia="黑体" w:hint="eastAsia"/>
          <w:color w:val="800000"/>
          <w:sz w:val="36"/>
        </w:rPr>
        <w:t>增补页：更多字符格式与数学公式</w:t>
      </w:r>
      <w:bookmarkEnd w:id="7"/>
    </w:p>
    <w:p w14:paraId="7A7CE672" w14:textId="77777777" w:rsidR="00697F14" w:rsidRDefault="00697F14" w:rsidP="00697F14">
      <w:pPr>
        <w:pStyle w:val="2"/>
        <w:spacing w:before="240" w:after="120"/>
        <w:rPr>
          <w:rFonts w:hint="eastAsia"/>
        </w:rPr>
      </w:pPr>
      <w:bookmarkStart w:id="8" w:name="_Toc238217319"/>
      <w:r w:rsidRPr="00697F14">
        <w:rPr>
          <w:rFonts w:ascii="Arial" w:eastAsia="黑体" w:hint="eastAsia"/>
          <w:b/>
          <w:color w:val="005293"/>
          <w:sz w:val="32"/>
        </w:rPr>
        <w:t>五、更多字符与段落格式</w:t>
      </w:r>
      <w:bookmarkEnd w:id="8"/>
    </w:p>
    <w:p w14:paraId="66232C2F" w14:textId="77777777" w:rsidR="00697F14" w:rsidRDefault="00697F14">
      <w:pPr>
        <w:rPr>
          <w:rFonts w:hint="eastAsia"/>
        </w:rPr>
      </w:pPr>
      <w:r w:rsidRPr="00697F14">
        <w:rPr>
          <w:rFonts w:eastAsia="宋体" w:hint="eastAsia"/>
          <w:strike/>
          <w:color w:val="808080"/>
          <w:sz w:val="24"/>
        </w:rPr>
        <w:t>删除线：这段文字带删除线，表示修订删除。</w:t>
      </w:r>
    </w:p>
    <w:p w14:paraId="64694B03" w14:textId="77777777" w:rsidR="00697F14" w:rsidRDefault="00697F14">
      <w:pPr>
        <w:rPr>
          <w:rFonts w:hint="eastAsia"/>
        </w:rPr>
      </w:pPr>
      <w:r w:rsidRPr="00697F14">
        <w:rPr>
          <w:rFonts w:eastAsia="黑体" w:hint="eastAsia"/>
          <w:dstrike/>
          <w:sz w:val="24"/>
        </w:rPr>
        <w:t>双删除线</w:t>
      </w:r>
      <w:r w:rsidRPr="00697F14">
        <w:rPr>
          <w:rFonts w:eastAsia="黑体" w:hint="eastAsia"/>
          <w:dstrike/>
          <w:sz w:val="24"/>
        </w:rPr>
        <w:t xml:space="preserve"> + </w:t>
      </w:r>
      <w:r w:rsidRPr="00697F14">
        <w:rPr>
          <w:rFonts w:eastAsia="黑体" w:hint="eastAsia"/>
          <w:dstrike/>
          <w:sz w:val="24"/>
        </w:rPr>
        <w:t>阴文：</w:t>
      </w:r>
      <w:r w:rsidRPr="00697F14">
        <w:rPr>
          <w:rFonts w:eastAsia="黑体" w:hint="eastAsia"/>
          <w:dstrike/>
          <w:sz w:val="24"/>
        </w:rPr>
        <w:t xml:space="preserve">DoubleStrike </w:t>
      </w:r>
      <w:r w:rsidRPr="00697F14">
        <w:rPr>
          <w:rFonts w:eastAsia="黑体" w:hint="eastAsia"/>
          <w:dstrike/>
          <w:sz w:val="24"/>
        </w:rPr>
        <w:t>演示。</w:t>
      </w:r>
    </w:p>
    <w:p w14:paraId="7240A525" w14:textId="77777777" w:rsidR="00697F14" w:rsidRDefault="00697F14">
      <w:pPr>
        <w:rPr>
          <w:rFonts w:hint="eastAsia"/>
        </w:rPr>
      </w:pPr>
      <w:r w:rsidRPr="00697F14">
        <w:rPr>
          <w:rFonts w:ascii="Times New Roman" w:eastAsia="宋体" w:hint="eastAsia"/>
          <w:smallCaps/>
          <w:spacing w:val="40"/>
          <w:sz w:val="24"/>
        </w:rPr>
        <w:t>字符间距加宽</w:t>
      </w:r>
      <w:r w:rsidRPr="00697F14">
        <w:rPr>
          <w:rFonts w:ascii="Times New Roman" w:eastAsia="宋体" w:hint="eastAsia"/>
          <w:smallCaps/>
          <w:spacing w:val="40"/>
          <w:sz w:val="24"/>
        </w:rPr>
        <w:t xml:space="preserve"> 2 </w:t>
      </w:r>
      <w:r w:rsidRPr="00697F14">
        <w:rPr>
          <w:rFonts w:ascii="Times New Roman" w:eastAsia="宋体" w:hint="eastAsia"/>
          <w:smallCaps/>
          <w:spacing w:val="40"/>
          <w:sz w:val="24"/>
        </w:rPr>
        <w:t>磅，小型大写英文</w:t>
      </w:r>
      <w:r w:rsidRPr="00697F14">
        <w:rPr>
          <w:rFonts w:ascii="Times New Roman" w:eastAsia="宋体" w:hint="eastAsia"/>
          <w:smallCaps/>
          <w:spacing w:val="40"/>
          <w:sz w:val="24"/>
        </w:rPr>
        <w:t xml:space="preserve"> SMALL CAPS Demo</w:t>
      </w:r>
      <w:r w:rsidRPr="00697F14">
        <w:rPr>
          <w:rFonts w:ascii="Times New Roman" w:eastAsia="宋体" w:hint="eastAsia"/>
          <w:smallCaps/>
          <w:spacing w:val="40"/>
          <w:sz w:val="24"/>
        </w:rPr>
        <w:t>。</w:t>
      </w:r>
    </w:p>
    <w:p w14:paraId="398429CB" w14:textId="77777777" w:rsidR="00697F14" w:rsidRDefault="00697F14">
      <w:pPr>
        <w:rPr>
          <w:rFonts w:hint="eastAsia"/>
        </w:rPr>
      </w:pPr>
      <w:r>
        <w:rPr>
          <w:rFonts w:hint="eastAsia"/>
        </w:rPr>
        <w:t>上标与下标：水的分子式为 H</w:t>
      </w:r>
      <w:r w:rsidRPr="00697F14">
        <w:rPr>
          <w:rFonts w:hint="eastAsia"/>
          <w:sz w:val="24"/>
          <w:vertAlign w:val="subscript"/>
        </w:rPr>
        <w:t>2</w:t>
      </w:r>
      <w:r>
        <w:rPr>
          <w:rFonts w:hint="eastAsia"/>
        </w:rPr>
        <w:t>O，爱因斯坦质能关系涉及 c</w:t>
      </w:r>
      <w:r w:rsidRPr="00697F14">
        <w:rPr>
          <w:rFonts w:hint="eastAsia"/>
          <w:vertAlign w:val="superscript"/>
        </w:rPr>
        <w:t>2</w:t>
      </w:r>
      <w:r>
        <w:rPr>
          <w:rFonts w:hint="eastAsia"/>
        </w:rPr>
        <w:t>。</w:t>
      </w:r>
    </w:p>
    <w:p w14:paraId="39562054" w14:textId="77777777" w:rsidR="00697F14" w:rsidRDefault="00697F14" w:rsidP="00697F14">
      <w:pPr>
        <w:shd w:val="clear" w:color="auto" w:fill="DAE8FC"/>
        <w:spacing w:before="120" w:after="120"/>
        <w:ind w:left="280" w:right="280"/>
        <w:rPr>
          <w:rFonts w:hint="eastAsia"/>
        </w:rPr>
      </w:pPr>
      <w:r w:rsidRPr="00697F14">
        <w:rPr>
          <w:rFonts w:eastAsia="楷体" w:hint="eastAsia"/>
          <w:color w:val="003366"/>
          <w:sz w:val="24"/>
        </w:rPr>
        <w:t>段落底纹：本段浅蓝底，用于提示或摘录。</w:t>
      </w:r>
    </w:p>
    <w:p w14:paraId="314EC63A" w14:textId="77777777" w:rsidR="00697F14" w:rsidRDefault="00697F14" w:rsidP="00697F14">
      <w:pPr>
        <w:pBdr>
          <w:top w:val="single" w:sz="4" w:space="1" w:color="005293"/>
          <w:left w:val="single" w:sz="4" w:space="4" w:color="005293"/>
          <w:bottom w:val="single" w:sz="4" w:space="1" w:color="005293"/>
          <w:right w:val="single" w:sz="4" w:space="4" w:color="005293"/>
        </w:pBdr>
        <w:rPr>
          <w:rFonts w:hint="eastAsia"/>
        </w:rPr>
      </w:pPr>
      <w:r w:rsidRPr="00697F14">
        <w:rPr>
          <w:rFonts w:eastAsia="宋体" w:hint="eastAsia"/>
          <w:sz w:val="24"/>
        </w:rPr>
        <w:t>边框段落：四周边框</w:t>
      </w:r>
      <w:r w:rsidRPr="00697F14">
        <w:rPr>
          <w:rFonts w:eastAsia="宋体" w:hint="eastAsia"/>
          <w:sz w:val="24"/>
        </w:rPr>
        <w:t xml:space="preserve"> + </w:t>
      </w:r>
      <w:r w:rsidRPr="00697F14">
        <w:rPr>
          <w:rFonts w:eastAsia="宋体" w:hint="eastAsia"/>
          <w:sz w:val="24"/>
        </w:rPr>
        <w:t>段前段后间距。</w:t>
      </w:r>
    </w:p>
    <w:p w14:paraId="3C6F80DD" w14:textId="77777777" w:rsidR="00697F14" w:rsidRDefault="00697F14" w:rsidP="00697F1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项目编号列表第一项。</w:t>
      </w:r>
    </w:p>
    <w:p w14:paraId="67198CAC" w14:textId="77777777" w:rsidR="00697F14" w:rsidRDefault="00697F14" w:rsidP="00697F1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项目编号列表第二项。</w:t>
      </w:r>
    </w:p>
    <w:p w14:paraId="6E7301D4" w14:textId="77777777" w:rsidR="00697F14" w:rsidRDefault="00697F14" w:rsidP="00697F1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项目符号列表。</w:t>
      </w:r>
    </w:p>
    <w:commentRangeStart w:id="9"/>
    <w:p w14:paraId="40C00061" w14:textId="722587B1" w:rsidR="00697F14" w:rsidRDefault="00697F14">
      <w:pPr>
        <w:rPr>
          <w:rFonts w:hint="eastAsia"/>
        </w:rPr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>HYPERLINK "https://learn.microsoft.com/office/vba/api/overview/word"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697F14">
        <w:rPr>
          <w:rStyle w:val="af2"/>
        </w:rPr>
        <w:t>超链接文本指向 Microsoft 文档。</w:t>
      </w:r>
      <w:r>
        <w:rPr>
          <w:rFonts w:hint="eastAsia"/>
        </w:rPr>
        <w:fldChar w:fldCharType="end"/>
      </w:r>
      <w:commentRangeEnd w:id="9"/>
      <w:r>
        <w:rPr>
          <w:rStyle w:val="af4"/>
          <w:rFonts w:hint="eastAsia"/>
          <w:sz w:val="22"/>
          <w:szCs w:val="24"/>
        </w:rPr>
        <w:commentReference w:id="9"/>
      </w:r>
    </w:p>
    <w:p w14:paraId="61D711B4" w14:textId="77777777" w:rsidR="00697F14" w:rsidRDefault="00697F14" w:rsidP="00697F14">
      <w:pPr>
        <w:pStyle w:val="2"/>
        <w:spacing w:before="240" w:after="120"/>
        <w:rPr>
          <w:rFonts w:hint="eastAsia"/>
        </w:rPr>
      </w:pPr>
      <w:bookmarkStart w:id="10" w:name="_Toc238217320"/>
      <w:r w:rsidRPr="00697F14">
        <w:rPr>
          <w:rFonts w:ascii="Arial" w:eastAsia="黑体" w:hint="eastAsia"/>
          <w:b/>
          <w:color w:val="005293"/>
          <w:sz w:val="32"/>
        </w:rPr>
        <w:t>六、三线表示例</w:t>
      </w:r>
      <w:bookmarkEnd w:id="10"/>
    </w:p>
    <w:p w14:paraId="2C6DB068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eastAsia="黑体" w:hint="eastAsia"/>
          <w:sz w:val="21"/>
        </w:rPr>
        <w:t>表</w:t>
      </w:r>
      <w:r w:rsidRPr="00697F14">
        <w:rPr>
          <w:rFonts w:eastAsia="黑体" w:hint="eastAsia"/>
          <w:sz w:val="21"/>
        </w:rPr>
        <w:t xml:space="preserve"> 1  </w:t>
      </w:r>
      <w:r w:rsidRPr="00697F14">
        <w:rPr>
          <w:rFonts w:eastAsia="黑体" w:hint="eastAsia"/>
          <w:sz w:val="21"/>
        </w:rPr>
        <w:t>常见希腊字母（三线表：顶线、栏头线、底线）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97F14" w14:paraId="513E24EA" w14:textId="77777777" w:rsidTr="00697F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906AC1" w14:textId="02C83C54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黑体" w:hint="eastAsia"/>
                <w:b/>
                <w:sz w:val="21"/>
              </w:rPr>
              <w:t>符号</w:t>
            </w:r>
          </w:p>
        </w:tc>
        <w:tc>
          <w:tcPr>
            <w:tcW w:w="30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95C5B83" w14:textId="56BF182A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黑体" w:hint="eastAsia"/>
                <w:b/>
                <w:sz w:val="21"/>
              </w:rPr>
              <w:t>名称</w:t>
            </w:r>
          </w:p>
        </w:tc>
        <w:tc>
          <w:tcPr>
            <w:tcW w:w="30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2F6B8F" w14:textId="7C0EDF32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黑体" w:hint="eastAsia"/>
                <w:b/>
                <w:sz w:val="21"/>
              </w:rPr>
              <w:t>常见用途</w:t>
            </w:r>
          </w:p>
        </w:tc>
      </w:tr>
      <w:tr w:rsidR="00697F14" w14:paraId="7E383762" w14:textId="77777777" w:rsidTr="00697F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  <w:tcBorders>
              <w:top w:val="single" w:sz="4" w:space="0" w:color="auto"/>
            </w:tcBorders>
            <w:vAlign w:val="center"/>
          </w:tcPr>
          <w:p w14:paraId="581B0849" w14:textId="61956D22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α</w:t>
            </w:r>
            <w:r w:rsidRPr="00697F14">
              <w:rPr>
                <w:rFonts w:ascii="Times New Roman" w:eastAsia="宋体" w:hint="eastAsia"/>
                <w:sz w:val="21"/>
              </w:rPr>
              <w:t xml:space="preserve">, </w:t>
            </w:r>
            <w:r w:rsidRPr="00697F14">
              <w:rPr>
                <w:rFonts w:ascii="Times New Roman" w:eastAsia="宋体" w:hint="eastAsia"/>
                <w:sz w:val="21"/>
              </w:rPr>
              <w:t>β</w:t>
            </w:r>
            <w:r w:rsidRPr="00697F14">
              <w:rPr>
                <w:rFonts w:ascii="Times New Roman" w:eastAsia="宋体" w:hint="eastAsia"/>
                <w:sz w:val="21"/>
              </w:rPr>
              <w:t xml:space="preserve">, </w:t>
            </w:r>
            <w:r w:rsidRPr="00697F14">
              <w:rPr>
                <w:rFonts w:ascii="Times New Roman" w:eastAsia="宋体" w:hint="eastAsia"/>
                <w:sz w:val="21"/>
              </w:rPr>
              <w:t>γ</w:t>
            </w:r>
          </w:p>
        </w:tc>
        <w:tc>
          <w:tcPr>
            <w:tcW w:w="3009" w:type="dxa"/>
            <w:tcBorders>
              <w:top w:val="single" w:sz="4" w:space="0" w:color="auto"/>
            </w:tcBorders>
            <w:vAlign w:val="center"/>
          </w:tcPr>
          <w:p w14:paraId="2019CC36" w14:textId="3C88A7D0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alpha, beta, gamma</w:t>
            </w:r>
          </w:p>
        </w:tc>
        <w:tc>
          <w:tcPr>
            <w:tcW w:w="3009" w:type="dxa"/>
            <w:tcBorders>
              <w:top w:val="single" w:sz="4" w:space="0" w:color="auto"/>
            </w:tcBorders>
            <w:vAlign w:val="center"/>
          </w:tcPr>
          <w:p w14:paraId="18BBF87B" w14:textId="619AB712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角度</w:t>
            </w:r>
            <w:r w:rsidRPr="00697F14">
              <w:rPr>
                <w:rFonts w:ascii="Times New Roman" w:eastAsia="宋体" w:hint="eastAsia"/>
                <w:sz w:val="21"/>
              </w:rPr>
              <w:t xml:space="preserve"> / </w:t>
            </w:r>
            <w:r w:rsidRPr="00697F14">
              <w:rPr>
                <w:rFonts w:ascii="Times New Roman" w:eastAsia="宋体" w:hint="eastAsia"/>
                <w:sz w:val="21"/>
              </w:rPr>
              <w:t>系数</w:t>
            </w:r>
          </w:p>
        </w:tc>
      </w:tr>
      <w:tr w:rsidR="00697F14" w14:paraId="76499268" w14:textId="77777777" w:rsidTr="00697F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  <w:vAlign w:val="center"/>
          </w:tcPr>
          <w:p w14:paraId="4DB1AD5A" w14:textId="076E0595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σ</w:t>
            </w:r>
            <w:r w:rsidRPr="00697F14">
              <w:rPr>
                <w:rFonts w:ascii="Times New Roman" w:eastAsia="宋体" w:hint="eastAsia"/>
                <w:sz w:val="21"/>
              </w:rPr>
              <w:t xml:space="preserve">, </w:t>
            </w:r>
            <w:r w:rsidRPr="00697F14">
              <w:rPr>
                <w:rFonts w:ascii="Times New Roman" w:eastAsia="宋体" w:hint="eastAsia"/>
                <w:sz w:val="21"/>
              </w:rPr>
              <w:t>τ</w:t>
            </w:r>
          </w:p>
        </w:tc>
        <w:tc>
          <w:tcPr>
            <w:tcW w:w="3009" w:type="dxa"/>
            <w:vAlign w:val="center"/>
          </w:tcPr>
          <w:p w14:paraId="34542E30" w14:textId="22D8E904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sigma, tau</w:t>
            </w:r>
          </w:p>
        </w:tc>
        <w:tc>
          <w:tcPr>
            <w:tcW w:w="3009" w:type="dxa"/>
            <w:vAlign w:val="center"/>
          </w:tcPr>
          <w:p w14:paraId="1C7CAEC6" w14:textId="767007A8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应力</w:t>
            </w:r>
            <w:r w:rsidRPr="00697F14">
              <w:rPr>
                <w:rFonts w:ascii="Times New Roman" w:eastAsia="宋体" w:hint="eastAsia"/>
                <w:sz w:val="21"/>
              </w:rPr>
              <w:t xml:space="preserve"> / </w:t>
            </w:r>
            <w:r w:rsidRPr="00697F14">
              <w:rPr>
                <w:rFonts w:ascii="Times New Roman" w:eastAsia="宋体" w:hint="eastAsia"/>
                <w:sz w:val="21"/>
              </w:rPr>
              <w:t>时间常数</w:t>
            </w:r>
          </w:p>
        </w:tc>
      </w:tr>
      <w:tr w:rsidR="00697F14" w14:paraId="41F22D7F" w14:textId="77777777" w:rsidTr="00697F1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  <w:tcBorders>
              <w:bottom w:val="single" w:sz="12" w:space="0" w:color="auto"/>
            </w:tcBorders>
            <w:vAlign w:val="center"/>
          </w:tcPr>
          <w:p w14:paraId="7F828D9F" w14:textId="42E2A3A1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ω</w:t>
            </w:r>
            <w:r w:rsidRPr="00697F14">
              <w:rPr>
                <w:rFonts w:ascii="Times New Roman" w:eastAsia="宋体" w:hint="eastAsia"/>
                <w:sz w:val="21"/>
              </w:rPr>
              <w:t xml:space="preserve">, </w:t>
            </w:r>
            <w:r w:rsidRPr="00697F14">
              <w:rPr>
                <w:rFonts w:ascii="Times New Roman" w:eastAsia="宋体" w:hint="eastAsia"/>
                <w:sz w:val="21"/>
              </w:rPr>
              <w:t>θ</w:t>
            </w:r>
          </w:p>
        </w:tc>
        <w:tc>
          <w:tcPr>
            <w:tcW w:w="3009" w:type="dxa"/>
            <w:tcBorders>
              <w:bottom w:val="single" w:sz="12" w:space="0" w:color="auto"/>
            </w:tcBorders>
            <w:vAlign w:val="center"/>
          </w:tcPr>
          <w:p w14:paraId="4E80180E" w14:textId="0BAC2B09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omega, theta</w:t>
            </w:r>
          </w:p>
        </w:tc>
        <w:tc>
          <w:tcPr>
            <w:tcW w:w="3009" w:type="dxa"/>
            <w:tcBorders>
              <w:bottom w:val="single" w:sz="12" w:space="0" w:color="auto"/>
            </w:tcBorders>
            <w:vAlign w:val="center"/>
          </w:tcPr>
          <w:p w14:paraId="23279E57" w14:textId="66FBC00C" w:rsidR="00697F14" w:rsidRDefault="00697F14" w:rsidP="00697F14">
            <w:pPr>
              <w:jc w:val="center"/>
              <w:rPr>
                <w:rFonts w:hint="eastAsia"/>
              </w:rPr>
            </w:pPr>
            <w:r w:rsidRPr="00697F14">
              <w:rPr>
                <w:rFonts w:ascii="Times New Roman" w:eastAsia="宋体" w:hint="eastAsia"/>
                <w:sz w:val="21"/>
              </w:rPr>
              <w:t>角频率</w:t>
            </w:r>
            <w:r w:rsidRPr="00697F14">
              <w:rPr>
                <w:rFonts w:ascii="Times New Roman" w:eastAsia="宋体" w:hint="eastAsia"/>
                <w:sz w:val="21"/>
              </w:rPr>
              <w:t xml:space="preserve"> / </w:t>
            </w:r>
            <w:r w:rsidRPr="00697F14">
              <w:rPr>
                <w:rFonts w:ascii="Times New Roman" w:eastAsia="宋体" w:hint="eastAsia"/>
                <w:sz w:val="21"/>
              </w:rPr>
              <w:t>角度</w:t>
            </w:r>
          </w:p>
        </w:tc>
      </w:tr>
    </w:tbl>
    <w:p w14:paraId="1A458136" w14:textId="77777777" w:rsidR="00697F14" w:rsidRDefault="00697F14">
      <w:pPr>
        <w:rPr>
          <w:rFonts w:hint="eastAsia"/>
        </w:rPr>
      </w:pPr>
    </w:p>
    <w:p w14:paraId="07B273E4" w14:textId="77777777" w:rsidR="00697F14" w:rsidRDefault="00697F14" w:rsidP="00697F14">
      <w:pPr>
        <w:pStyle w:val="2"/>
        <w:spacing w:before="240" w:after="120"/>
        <w:rPr>
          <w:rFonts w:hint="eastAsia"/>
        </w:rPr>
      </w:pPr>
      <w:bookmarkStart w:id="11" w:name="_Toc238217321"/>
      <w:r w:rsidRPr="00697F14">
        <w:rPr>
          <w:rFonts w:ascii="Arial" w:eastAsia="黑体" w:hint="eastAsia"/>
          <w:b/>
          <w:color w:val="800000"/>
          <w:sz w:val="32"/>
        </w:rPr>
        <w:t>七、更多数学公式（</w:t>
      </w:r>
      <w:r w:rsidRPr="00697F14">
        <w:rPr>
          <w:rFonts w:ascii="Arial" w:eastAsia="黑体" w:hint="eastAsia"/>
          <w:b/>
          <w:color w:val="800000"/>
          <w:sz w:val="32"/>
        </w:rPr>
        <w:t>OMath</w:t>
      </w:r>
      <w:r w:rsidRPr="00697F14">
        <w:rPr>
          <w:rFonts w:ascii="Arial" w:eastAsia="黑体" w:hint="eastAsia"/>
          <w:b/>
          <w:color w:val="800000"/>
          <w:sz w:val="32"/>
        </w:rPr>
        <w:t>）</w:t>
      </w:r>
      <w:bookmarkEnd w:id="11"/>
    </w:p>
    <w:p w14:paraId="09BCD47E" w14:textId="77777777" w:rsidR="00697F14" w:rsidRDefault="00697F14" w:rsidP="00697F14">
      <w:pPr>
        <w:ind w:firstLineChars="200" w:firstLine="420"/>
        <w:rPr>
          <w:rFonts w:hint="eastAsia"/>
        </w:rPr>
      </w:pPr>
      <w:r w:rsidRPr="00697F14">
        <w:rPr>
          <w:rFonts w:eastAsia="宋体" w:hint="eastAsia"/>
          <w:color w:val="595959"/>
          <w:sz w:val="21"/>
        </w:rPr>
        <w:t>下列公式使用</w:t>
      </w:r>
      <w:r w:rsidRPr="00697F14">
        <w:rPr>
          <w:rFonts w:eastAsia="宋体" w:hint="eastAsia"/>
          <w:color w:val="595959"/>
          <w:sz w:val="21"/>
        </w:rPr>
        <w:t xml:space="preserve"> Word </w:t>
      </w:r>
      <w:r w:rsidRPr="00697F14">
        <w:rPr>
          <w:rFonts w:eastAsia="宋体" w:hint="eastAsia"/>
          <w:color w:val="595959"/>
          <w:sz w:val="21"/>
        </w:rPr>
        <w:t>公式对象；编号在公式外单独成段。若仍为线性文本，可在公式上右键转为「专业」。</w:t>
      </w:r>
    </w:p>
    <w:p w14:paraId="5D5D55FA" w14:textId="5200937A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a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num>
            <m:den>
              <m:r>
                <w:rPr>
                  <w:rFonts w:ascii="Cambria Math" w:hAnsi="Cambria Math" w:hint="eastAsia"/>
                  <w:sz w:val="24"/>
                </w:rPr>
                <m:t>b</m:t>
              </m:r>
            </m:den>
          </m:f>
          <m:r>
            <w:rPr>
              <w:rFonts w:ascii="Cambria Math" w:hAnsi="Cambria Math" w:hint="eastAsia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c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d</m:t>
              </m:r>
            </m:den>
          </m:f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ad+bc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bd</m:t>
              </m:r>
            </m:den>
          </m:f>
        </m:oMath>
      </m:oMathPara>
    </w:p>
    <w:p w14:paraId="461838A8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(2)</w:t>
      </w:r>
    </w:p>
    <w:p w14:paraId="4FD3DBF5" w14:textId="59470D14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\sqrt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</m:e>
          </m:d>
        </m:oMath>
      </m:oMathPara>
    </w:p>
    <w:p w14:paraId="09D12498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(3)</w:t>
      </w:r>
    </w:p>
    <w:p w14:paraId="3257E6B4" w14:textId="3EA4806D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\su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4"/>
                </w:rPr>
                <m:t>m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n</m:t>
              </m:r>
            </m:sup>
          </m:sSubSup>
          <m:r>
            <w:rPr>
              <w:rFonts w:ascii="Cambria Math" w:hAnsi="Cambria Math" w:hint="eastAsia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</w:rPr>
                <m:t>2</m:t>
              </m:r>
            </m:den>
          </m:f>
        </m:oMath>
      </m:oMathPara>
    </w:p>
    <w:p w14:paraId="10446AD3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(4)</w:t>
      </w:r>
    </w:p>
    <w:p w14:paraId="6C848554" w14:textId="4902DCE0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\in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4"/>
                </w:rPr>
                <m:t>t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0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1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p>
              <m:r>
                <w:rPr>
                  <w:rFonts w:ascii="Cambria Math" w:hAnsi="Cambria Math" w:hint="eastAsia"/>
                  <w:sz w:val="24"/>
                </w:rPr>
                <m:t>2</m:t>
              </m:r>
            </m:sup>
          </m:sSup>
          <m:r>
            <w:rPr>
              <w:rFonts w:ascii="Cambria Math" w:hAnsi="Cambria Math" w:hint="eastAsia"/>
              <w:sz w:val="24"/>
            </w:rPr>
            <m:t>dx=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3</m:t>
              </m:r>
            </m:den>
          </m:f>
        </m:oMath>
      </m:oMathPara>
    </w:p>
    <w:p w14:paraId="0967B1C4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(5)</w:t>
      </w:r>
    </w:p>
    <w:p w14:paraId="379CC319" w14:textId="38F073C3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lim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r>
                        <w:rPr>
                          <w:rFonts w:ascii="Cambria Math" w:hAnsi="Cambria Math" w:hint="eastAsia"/>
                          <w:sz w:val="24"/>
                        </w:rPr>
                        <m:t>x\to0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sz w:val="24"/>
                            </w:rPr>
                            <m:t>x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func>
              <m:ctrlPr>
                <w:rPr>
                  <w:rFonts w:ascii="Cambria Math" w:hAnsi="Cambria Math" w:hint="eastAsia"/>
                  <w:i/>
                  <w:sz w:val="24"/>
                </w:rPr>
              </m:ctrlPr>
            </m:num>
            <m:den>
              <m:r>
                <w:rPr>
                  <w:rFonts w:ascii="Cambria Math" w:hAnsi="Cambria Math" w:hint="eastAsia"/>
                  <w:sz w:val="24"/>
                </w:rPr>
                <m:t>x</m:t>
              </m:r>
            </m:den>
          </m:f>
          <m:r>
            <w:rPr>
              <w:rFonts w:ascii="Cambria Math" w:hAnsi="Cambria Math" w:hint="eastAsia"/>
              <w:sz w:val="24"/>
            </w:rPr>
            <m:t>=1</m:t>
          </m:r>
        </m:oMath>
      </m:oMathPara>
    </w:p>
    <w:p w14:paraId="6002FCA1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(6)</w:t>
      </w:r>
    </w:p>
    <w:p w14:paraId="0EF9B6D6" w14:textId="4D36A645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e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p>
              <m:r>
                <w:rPr>
                  <w:rFonts w:ascii="Cambria Math" w:hAnsi="Cambria Math" w:hint="eastAsia"/>
                  <w:sz w:val="24"/>
                </w:rPr>
                <m:t>i\pi</m:t>
              </m:r>
            </m:sup>
          </m:sSup>
          <m:r>
            <w:rPr>
              <w:rFonts w:ascii="Cambria Math" w:hAnsi="Cambria Math" w:hint="eastAsia"/>
              <w:sz w:val="24"/>
            </w:rPr>
            <m:t>+1=0</m:t>
          </m:r>
        </m:oMath>
      </m:oMathPara>
    </w:p>
    <w:p w14:paraId="71DD0270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(7)</w:t>
      </w:r>
    </w:p>
    <w:p w14:paraId="6ED100A9" w14:textId="4F9A1918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\partial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24"/>
                    </w:rPr>
                    <m:t>u</m:t>
                  </m:r>
                </m:num>
                <m:den>
                  <m:r>
                    <w:rPr>
                      <w:rFonts w:ascii="Cambria Math" w:hAnsi="Cambria Math" w:hint="eastAsia"/>
                      <w:sz w:val="24"/>
                    </w:rPr>
                    <m:t>\partial</m:t>
                  </m:r>
                </m:den>
              </m:f>
              <m:r>
                <w:rPr>
                  <w:rFonts w:ascii="Cambria Math" w:hAnsi="Cambria Math" w:hint="eastAsia"/>
                  <w:sz w:val="24"/>
                </w:rPr>
                <m:t>t=k \partia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l</m:t>
                  </m:r>
                  <m:ctrlPr>
                    <w:rPr>
                      <w:rFonts w:ascii="Cambria Math" w:hAnsi="Cambria Math" w:hint="eastAsia"/>
                      <w:i/>
                      <w:sz w:val="24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</w:rPr>
                <m:t>u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num>
            <m:den>
              <m:r>
                <w:rPr>
                  <w:rFonts w:ascii="Cambria Math" w:hAnsi="Cambria Math" w:hint="eastAsia"/>
                  <w:sz w:val="24"/>
                </w:rPr>
                <m:t>\partial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p>
              <m:r>
                <w:rPr>
                  <w:rFonts w:ascii="Cambria Math" w:hAnsi="Cambria Math" w:hint="eastAsia"/>
                  <w:sz w:val="24"/>
                </w:rPr>
                <m:t>2</m:t>
              </m:r>
            </m:sup>
          </m:sSup>
        </m:oMath>
      </m:oMathPara>
    </w:p>
    <w:p w14:paraId="781C06E5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(8)</w:t>
      </w:r>
    </w:p>
    <w:p w14:paraId="7AE92A30" w14:textId="5F18BB88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F=G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m</m:t>
                  </m:r>
                  <m:ctrlPr>
                    <w:rPr>
                      <w:rFonts w:ascii="Cambria Math" w:hAnsi="Cambria Math" w:hint="eastAsia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68267F8A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(9)</w:t>
      </w:r>
    </w:p>
    <w:p w14:paraId="66666199" w14:textId="2368C09B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\alp</m:t>
          </m:r>
          <m:r>
            <w:rPr>
              <w:rFonts w:ascii="Cambria Math" w:hAnsi="Cambria Math" w:cs="Cambria Math"/>
              <w:sz w:val="24"/>
            </w:rPr>
            <m:t>h</m:t>
          </m:r>
          <m:r>
            <w:rPr>
              <w:rFonts w:ascii="Cambria Math" w:hAnsi="Cambria Math" w:hint="eastAsia"/>
              <w:sz w:val="24"/>
            </w:rPr>
            <m:t>a+\beta+\gamma=\pi</m:t>
          </m:r>
        </m:oMath>
      </m:oMathPara>
    </w:p>
    <w:p w14:paraId="3019ED0C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(10)</w:t>
      </w:r>
    </w:p>
    <w:p w14:paraId="5515E384" w14:textId="16E73772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\vec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a</m:t>
              </m:r>
            </m:e>
          </m:d>
          <m:r>
            <w:rPr>
              <w:rFonts w:ascii="Cambria Math" w:hAnsi="Cambria Math" w:hint="eastAsia"/>
              <w:sz w:val="24"/>
            </w:rPr>
            <m:t>·</m:t>
          </m:r>
          <m:r>
            <w:rPr>
              <w:rFonts w:ascii="Cambria Math" w:hAnsi="Cambria Math" w:hint="eastAsia"/>
              <w:sz w:val="24"/>
            </w:rPr>
            <m:t>\vec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b</m:t>
              </m:r>
            </m:e>
          </m:d>
          <m:r>
            <w:rPr>
              <w:rFonts w:ascii="Cambria Math" w:hAnsi="Cambria Math" w:hint="eastAsia"/>
              <w:sz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b</m:t>
              </m:r>
            </m:e>
          </m:d>
          <m:func>
            <m:funcPr>
              <m:ctrlPr>
                <w:rPr>
                  <w:rFonts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cos</m:t>
              </m:r>
            </m:fName>
            <m:e/>
          </m:func>
          <m:r>
            <w:rPr>
              <w:rFonts w:ascii="Cambria Math" w:hAnsi="Cambria Math" w:hint="eastAsia"/>
              <w:sz w:val="24"/>
            </w:rPr>
            <m:t>\t</m:t>
          </m:r>
          <m:r>
            <w:rPr>
              <w:rFonts w:ascii="Cambria Math" w:hAnsi="Cambria Math" w:cs="Cambria Math"/>
              <w:sz w:val="24"/>
            </w:rPr>
            <m:t>h</m:t>
          </m:r>
          <m:r>
            <w:rPr>
              <w:rFonts w:ascii="Cambria Math" w:hAnsi="Cambria Math" w:hint="eastAsia"/>
              <w:sz w:val="24"/>
            </w:rPr>
            <m:t>eta</m:t>
          </m:r>
        </m:oMath>
      </m:oMathPara>
    </w:p>
    <w:p w14:paraId="3A5C7138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(11)</w:t>
      </w:r>
    </w:p>
    <w:p w14:paraId="7715BD5E" w14:textId="5C5F7CF7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A</m:t>
              </m:r>
            </m:e>
            <m:e>
              <m:r>
                <w:rPr>
                  <w:rFonts w:ascii="Cambria Math" w:hAnsi="Cambria Math" w:hint="eastAsia"/>
                  <w:sz w:val="24"/>
                </w:rPr>
                <m:t>B</m:t>
              </m:r>
            </m:e>
          </m:d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</w:rPr>
                    <m:t>A</m:t>
                  </m:r>
                </m:e>
              </m:d>
              <m:r>
                <w:rPr>
                  <w:rFonts w:ascii="Cambria Math" w:hAnsi="Cambria Math" w:hint="eastAsia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B</m:t>
                  </m:r>
                </m:e>
              </m:d>
            </m:den>
          </m:f>
        </m:oMath>
      </m:oMathPara>
    </w:p>
    <w:p w14:paraId="26E489BC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(12)</w:t>
      </w:r>
    </w:p>
    <w:p w14:paraId="068F10A1" w14:textId="01911B2F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1,2</m:t>
                  </m:r>
                </m:e>
              </m:d>
            </m:sub>
          </m:sSub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</w:rPr>
                <m:t>b\pm\sqrt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4ac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</w:rPr>
                <m:t>2a</m:t>
              </m:r>
            </m:den>
          </m:f>
        </m:oMath>
      </m:oMathPara>
    </w:p>
    <w:p w14:paraId="2B9A8D74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(13)</w:t>
      </w:r>
    </w:p>
    <w:p w14:paraId="79480B09" w14:textId="7F8ACA09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\oin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t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C</m:t>
              </m:r>
            </m:sub>
          </m:sSub>
          <m:r>
            <w:rPr>
              <w:rFonts w:ascii="Cambria Math" w:hAnsi="Cambria Math" w:hint="eastAsia"/>
              <w:sz w:val="24"/>
            </w:rPr>
            <m:t>\vec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F</m:t>
              </m:r>
            </m:e>
          </m:d>
          <m:r>
            <w:rPr>
              <w:rFonts w:ascii="Cambria Math" w:hAnsi="Cambria Math" w:hint="eastAsia"/>
              <w:sz w:val="24"/>
            </w:rPr>
            <m:t>·</m:t>
          </m:r>
          <m:r>
            <w:rPr>
              <w:rFonts w:ascii="Cambria Math" w:hAnsi="Cambria Math" w:hint="eastAsia"/>
              <w:sz w:val="24"/>
            </w:rPr>
            <m:t>d\vec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l</m:t>
              </m:r>
            </m:e>
          </m:d>
          <m:r>
            <w:rPr>
              <w:rFonts w:ascii="Cambria Math" w:hAnsi="Cambria Math" w:hint="eastAsia"/>
              <w:sz w:val="24"/>
            </w:rPr>
            <m:t>=0</m:t>
          </m:r>
        </m:oMath>
      </m:oMathPara>
    </w:p>
    <w:p w14:paraId="65607E83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(14)</w:t>
      </w:r>
    </w:p>
    <w:p w14:paraId="20B2A219" w14:textId="00CBCAFA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\bar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</m:e>
          </m:d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n</m:t>
              </m:r>
            </m:den>
          </m:f>
          <m:r>
            <w:rPr>
              <w:rFonts w:ascii="Cambria Math" w:hAnsi="Cambria Math" w:hint="eastAsia"/>
              <w:sz w:val="24"/>
            </w:rPr>
            <m:t>\su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hint="eastAsia"/>
                  <w:sz w:val="24"/>
                </w:rPr>
                <m:t>m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n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hAnsi="Cambria Math" w:hint="eastAsia"/>
                  <w:sz w:val="24"/>
                </w:rPr>
                <m:t>i</m:t>
              </m:r>
            </m:sub>
          </m:sSub>
        </m:oMath>
      </m:oMathPara>
    </w:p>
    <w:p w14:paraId="15009D88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(15)</w:t>
      </w:r>
    </w:p>
    <w:p w14:paraId="739D9820" w14:textId="5F047AB7" w:rsidR="00697F14" w:rsidRDefault="00697F14" w:rsidP="00697F14">
      <w:pPr>
        <w:spacing w:before="120"/>
        <w:jc w:val="center"/>
        <w:rPr>
          <w:rFonts w:hint="eastAsia"/>
        </w:rPr>
      </w:pPr>
      <m:oMathPara>
        <m:oMath>
          <m:r>
            <w:rPr>
              <w:rFonts w:ascii="Cambria Math" w:hAnsi="Cambria Math" w:hint="eastAsia"/>
              <w:sz w:val="24"/>
            </w:rPr>
            <m:t>A=\pmatrix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a</m:t>
              </m:r>
              <m:r>
                <w:rPr>
                  <w:rFonts w:ascii="Cambria Math" w:hAnsi="Cambria Math"/>
                  <w:sz w:val="24"/>
                </w:rPr>
                <m:t>&amp;</m:t>
              </m:r>
              <m:r>
                <w:rPr>
                  <w:rFonts w:ascii="Cambria Math" w:hAnsi="Cambria Math" w:hint="eastAsia"/>
                  <w:sz w:val="24"/>
                </w:rPr>
                <m:t>b</m:t>
              </m:r>
              <m:r>
                <w:rPr>
                  <w:rFonts w:ascii="Cambria Math" w:hAnsi="Cambria Math"/>
                  <w:sz w:val="24"/>
                </w:rPr>
                <m:t>@</m:t>
              </m:r>
              <m:r>
                <w:rPr>
                  <w:rFonts w:ascii="Cambria Math" w:hAnsi="Cambria Math" w:hint="eastAsia"/>
                  <w:sz w:val="24"/>
                </w:rPr>
                <m:t>c</m:t>
              </m:r>
              <m:r>
                <w:rPr>
                  <w:rFonts w:ascii="Cambria Math" w:hAnsi="Cambria Math"/>
                  <w:sz w:val="24"/>
                </w:rPr>
                <m:t>&amp;</m:t>
              </m:r>
              <m:r>
                <w:rPr>
                  <w:rFonts w:ascii="Cambria Math" w:hAnsi="Cambria Math" w:hint="eastAsia"/>
                  <w:sz w:val="24"/>
                </w:rPr>
                <m:t>d</m:t>
              </m:r>
            </m:e>
          </m:d>
        </m:oMath>
      </m:oMathPara>
    </w:p>
    <w:p w14:paraId="3E1C996A" w14:textId="77777777" w:rsidR="00697F14" w:rsidRDefault="00697F14" w:rsidP="00697F14">
      <w:pPr>
        <w:jc w:val="center"/>
        <w:rPr>
          <w:rFonts w:hint="eastAsia"/>
        </w:rPr>
      </w:pPr>
      <w:r w:rsidRPr="00697F14">
        <w:rPr>
          <w:rFonts w:ascii="Times New Roman" w:hint="eastAsia"/>
        </w:rPr>
        <w:t>(16)</w:t>
      </w:r>
    </w:p>
    <w:p w14:paraId="6CE5F209" w14:textId="72C524FE" w:rsidR="00562DC0" w:rsidRDefault="00562DC0">
      <w:pPr>
        <w:widowControl/>
        <w:rPr>
          <w:rFonts w:hint="eastAsia"/>
        </w:rPr>
      </w:pPr>
    </w:p>
    <w:p w14:paraId="2AA45370" w14:textId="36AAF101" w:rsidR="00E72364" w:rsidRDefault="00E72364">
      <w:pPr>
        <w:widowControl/>
        <w:rPr>
          <w:rFonts w:asciiTheme="majorHAnsi" w:eastAsia="黑体" w:hAnsiTheme="majorHAnsi" w:cstheme="majorBidi" w:hint="eastAsia"/>
          <w:color w:val="005293"/>
          <w:sz w:val="36"/>
          <w:szCs w:val="48"/>
        </w:rPr>
      </w:pPr>
      <w:bookmarkStart w:id="12" w:name="_Toc238217322"/>
    </w:p>
    <w:p w14:paraId="4934751E" w14:textId="77777777" w:rsidR="00F055A2" w:rsidRDefault="00F055A2">
      <w:pPr>
        <w:widowControl/>
        <w:rPr>
          <w:rFonts w:asciiTheme="majorHAnsi" w:eastAsia="黑体" w:hAnsiTheme="majorHAnsi" w:cstheme="majorBidi" w:hint="eastAsia"/>
          <w:color w:val="005293"/>
          <w:sz w:val="36"/>
          <w:szCs w:val="48"/>
        </w:rPr>
      </w:pPr>
      <w:r>
        <w:rPr>
          <w:rFonts w:eastAsia="黑体" w:hint="eastAsia"/>
          <w:color w:val="005293"/>
          <w:sz w:val="36"/>
        </w:rPr>
        <w:br w:type="page"/>
      </w:r>
    </w:p>
    <w:p w14:paraId="683761CD" w14:textId="56EC7AEB" w:rsidR="00562DC0" w:rsidRDefault="00562DC0" w:rsidP="00562DC0">
      <w:pPr>
        <w:pStyle w:val="1"/>
        <w:jc w:val="center"/>
        <w:rPr>
          <w:rFonts w:hint="eastAsia"/>
        </w:rPr>
      </w:pPr>
      <w:bookmarkStart w:id="13" w:name="SecReview"/>
      <w:r w:rsidRPr="00562DC0">
        <w:rPr>
          <w:rFonts w:eastAsia="黑体" w:hint="eastAsia"/>
          <w:color w:val="005293"/>
          <w:sz w:val="36"/>
        </w:rPr>
        <w:lastRenderedPageBreak/>
        <w:t>增补页：审阅、脚注、引用与导航</w:t>
      </w:r>
      <w:bookmarkEnd w:id="12"/>
      <w:bookmarkEnd w:id="13"/>
    </w:p>
    <w:p w14:paraId="09F57C1B" w14:textId="6D7B992D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本文档生成</w:t>
      </w:r>
      <w:r w:rsidRPr="00562DC0">
        <w:rPr>
          <w:rFonts w:eastAsia="宋体" w:hint="eastAsia"/>
          <w:sz w:val="24"/>
        </w:rPr>
        <w:t>/</w:t>
      </w:r>
      <w:r w:rsidRPr="00562DC0">
        <w:rPr>
          <w:rFonts w:eastAsia="宋体" w:hint="eastAsia"/>
          <w:sz w:val="24"/>
        </w:rPr>
        <w:t>更新日期域：</w:t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DATE  \* MERGEFORMAT </w:instrText>
      </w:r>
      <w:r>
        <w:rPr>
          <w:rFonts w:eastAsia="宋体" w:hint="eastAsia"/>
          <w:sz w:val="24"/>
        </w:rPr>
        <w:fldChar w:fldCharType="separate"/>
      </w:r>
      <w:r w:rsidR="00CA39A9">
        <w:rPr>
          <w:rFonts w:eastAsia="宋体" w:hint="eastAsia"/>
          <w:noProof/>
          <w:sz w:val="24"/>
        </w:rPr>
        <w:t>8/21/2026</w:t>
      </w:r>
      <w:r>
        <w:rPr>
          <w:rFonts w:eastAsia="宋体" w:hint="eastAsia"/>
          <w:sz w:val="24"/>
        </w:rPr>
        <w:fldChar w:fldCharType="end"/>
      </w:r>
    </w:p>
    <w:p w14:paraId="7498FCC4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14" w:name="_Toc238217323"/>
      <w:r w:rsidRPr="00562DC0">
        <w:rPr>
          <w:rFonts w:eastAsia="黑体" w:hint="eastAsia"/>
          <w:b/>
          <w:color w:val="005293"/>
          <w:sz w:val="32"/>
        </w:rPr>
        <w:t>八、脚注与尾注</w:t>
      </w:r>
      <w:bookmarkEnd w:id="14"/>
    </w:p>
    <w:p w14:paraId="471DB702" w14:textId="339816DB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脚注用于页面底部的说明。本句末将插入脚注。</w:t>
      </w:r>
      <w:r>
        <w:rPr>
          <w:rStyle w:val="afb"/>
          <w:rFonts w:eastAsia="宋体" w:hint="eastAsia"/>
          <w:sz w:val="24"/>
        </w:rPr>
        <w:footnoteReference w:id="1"/>
      </w:r>
    </w:p>
    <w:p w14:paraId="44903F54" w14:textId="6CDA5F44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第二条脚注可引用规范或数据来源。</w:t>
      </w:r>
      <w:r>
        <w:rPr>
          <w:rStyle w:val="afb"/>
          <w:rFonts w:eastAsia="宋体" w:hint="eastAsia"/>
          <w:sz w:val="24"/>
        </w:rPr>
        <w:footnoteReference w:id="2"/>
      </w:r>
    </w:p>
    <w:p w14:paraId="365BD294" w14:textId="4F34D98E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尾注汇总在文末或节末。本句末插入一条尾注。</w:t>
      </w:r>
      <w:r>
        <w:rPr>
          <w:rStyle w:val="afe"/>
          <w:rFonts w:eastAsia="宋体" w:hint="eastAsia"/>
          <w:sz w:val="24"/>
        </w:rPr>
        <w:endnoteReference w:id="1"/>
      </w:r>
    </w:p>
    <w:p w14:paraId="508D7899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15" w:name="_Toc238217324"/>
      <w:r w:rsidRPr="00562DC0">
        <w:rPr>
          <w:rFonts w:eastAsia="黑体" w:hint="eastAsia"/>
          <w:b/>
          <w:color w:val="C00000"/>
          <w:sz w:val="32"/>
        </w:rPr>
        <w:t>九、审阅：批注与修订</w:t>
      </w:r>
      <w:bookmarkEnd w:id="15"/>
    </w:p>
    <w:p w14:paraId="00EC916B" w14:textId="77777777" w:rsidR="00562DC0" w:rsidRDefault="00562DC0" w:rsidP="00562DC0">
      <w:pPr>
        <w:ind w:firstLineChars="200" w:firstLine="480"/>
        <w:rPr>
          <w:rFonts w:hint="eastAsia"/>
        </w:rPr>
      </w:pPr>
      <w:commentRangeStart w:id="16"/>
      <w:r w:rsidRPr="00562DC0">
        <w:rPr>
          <w:rFonts w:eastAsia="宋体" w:hint="eastAsia"/>
          <w:sz w:val="24"/>
        </w:rPr>
        <w:t>批注一：对本段添加审阅批注，作者为审阅演示。</w:t>
      </w:r>
      <w:commentRangeEnd w:id="16"/>
      <w:r>
        <w:rPr>
          <w:rStyle w:val="af4"/>
          <w:rFonts w:hint="eastAsia"/>
          <w:sz w:val="22"/>
          <w:szCs w:val="24"/>
        </w:rPr>
        <w:commentReference w:id="16"/>
      </w:r>
    </w:p>
    <w:p w14:paraId="4F82CF73" w14:textId="77777777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批注二：可对关键词加批注。下面「</w:t>
      </w:r>
      <w:commentRangeStart w:id="17"/>
      <w:r w:rsidRPr="00562DC0">
        <w:rPr>
          <w:rFonts w:eastAsia="宋体" w:hint="eastAsia"/>
          <w:sz w:val="24"/>
        </w:rPr>
        <w:t>关键数据</w:t>
      </w:r>
      <w:commentRangeEnd w:id="17"/>
      <w:r w:rsidRPr="00562DC0">
        <w:rPr>
          <w:rStyle w:val="af4"/>
          <w:rFonts w:eastAsia="宋体" w:hint="eastAsia"/>
          <w:sz w:val="24"/>
          <w:szCs w:val="24"/>
        </w:rPr>
        <w:commentReference w:id="17"/>
      </w:r>
      <w:r w:rsidRPr="00562DC0">
        <w:rPr>
          <w:rFonts w:eastAsia="宋体" w:hint="eastAsia"/>
          <w:sz w:val="24"/>
        </w:rPr>
        <w:t>」一词带批注。</w:t>
      </w:r>
    </w:p>
    <w:p w14:paraId="75B454C4" w14:textId="77777777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修订：下一句将在「修订模式」下被改写，</w:t>
      </w:r>
      <w:r w:rsidRPr="00562DC0">
        <w:rPr>
          <w:rFonts w:eastAsia="宋体" w:hint="eastAsia"/>
          <w:sz w:val="24"/>
        </w:rPr>
        <w:t xml:space="preserve">Word </w:t>
      </w:r>
      <w:r w:rsidRPr="00562DC0">
        <w:rPr>
          <w:rFonts w:eastAsia="宋体" w:hint="eastAsia"/>
          <w:sz w:val="24"/>
        </w:rPr>
        <w:t>中可见插入</w:t>
      </w:r>
      <w:r w:rsidRPr="00562DC0">
        <w:rPr>
          <w:rFonts w:eastAsia="宋体" w:hint="eastAsia"/>
          <w:sz w:val="24"/>
        </w:rPr>
        <w:t>/</w:t>
      </w:r>
      <w:r w:rsidRPr="00562DC0">
        <w:rPr>
          <w:rFonts w:eastAsia="宋体" w:hint="eastAsia"/>
          <w:sz w:val="24"/>
        </w:rPr>
        <w:t>删除标记。</w:t>
      </w:r>
    </w:p>
    <w:p w14:paraId="78CDE5A3" w14:textId="39F3FF58" w:rsidR="00562DC0" w:rsidRDefault="00562DC0">
      <w:pPr>
        <w:rPr>
          <w:rFonts w:hint="eastAsia"/>
        </w:rPr>
      </w:pPr>
      <w:ins w:id="18" w:author="嘉淇 卢" w:date="2026-08-21T15:07:00Z" w16du:dateUtc="2026-08-21T07:07:00Z">
        <w:r>
          <w:rPr>
            <w:rFonts w:eastAsia="宋体" w:hint="eastAsia"/>
            <w:sz w:val="24"/>
          </w:rPr>
          <w:t>这是修订后的句子（</w:t>
        </w:r>
        <w:r>
          <w:rPr>
            <w:rFonts w:eastAsia="宋体" w:hint="eastAsia"/>
            <w:sz w:val="24"/>
          </w:rPr>
          <w:t xml:space="preserve">TrackRevisions=True </w:t>
        </w:r>
        <w:r>
          <w:rPr>
            <w:rFonts w:eastAsia="宋体" w:hint="eastAsia"/>
            <w:sz w:val="24"/>
          </w:rPr>
          <w:t>时应显示为修订）。</w:t>
        </w:r>
      </w:ins>
      <w:del w:id="19" w:author="嘉淇 卢" w:date="2026-08-21T15:07:00Z" w16du:dateUtc="2026-08-21T07:07:00Z">
        <w:r w:rsidRPr="00562DC0" w:rsidDel="00562DC0">
          <w:rPr>
            <w:rFonts w:eastAsia="宋体" w:hint="eastAsia"/>
            <w:sz w:val="24"/>
          </w:rPr>
          <w:delText>这是修订前的原始句子，准备被替换。</w:delText>
        </w:r>
      </w:del>
    </w:p>
    <w:p w14:paraId="34B67F6B" w14:textId="77777777" w:rsidR="00562DC0" w:rsidRDefault="00562DC0">
      <w:pPr>
        <w:rPr>
          <w:rFonts w:hint="eastAsia"/>
        </w:rPr>
      </w:pPr>
      <w:r w:rsidRPr="00562DC0">
        <w:rPr>
          <w:rFonts w:eastAsia="楷体" w:hint="eastAsia"/>
          <w:color w:val="595959"/>
          <w:sz w:val="21"/>
        </w:rPr>
        <w:t>审阅窗格可查看批注与修订。本脚本关闭后续修订跟踪，以免把格式操作都记成修订。</w:t>
      </w:r>
    </w:p>
    <w:p w14:paraId="1AD7EFFA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20" w:name="CaptionSection"/>
      <w:bookmarkStart w:id="21" w:name="_Toc238217325"/>
      <w:r w:rsidRPr="00562DC0">
        <w:rPr>
          <w:rFonts w:eastAsia="黑体" w:hint="eastAsia"/>
          <w:b/>
          <w:color w:val="005293"/>
          <w:sz w:val="32"/>
        </w:rPr>
        <w:t>十、题注、题注域与交叉引用</w:t>
      </w:r>
      <w:bookmarkEnd w:id="20"/>
      <w:bookmarkEnd w:id="21"/>
    </w:p>
    <w:p w14:paraId="41A19AB8" w14:textId="77777777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先插入一个示意表格，再加题注。</w:t>
      </w:r>
    </w:p>
    <w:p w14:paraId="6FEF417B" w14:textId="7223581D" w:rsidR="00562DC0" w:rsidRDefault="00562DC0" w:rsidP="00562DC0">
      <w:pPr>
        <w:pStyle w:val="aff"/>
        <w:keepNext/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 w:rsidR="00CA39A9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题注演示表（</w:t>
      </w:r>
      <w:r>
        <w:rPr>
          <w:rFonts w:hint="eastAsia"/>
        </w:rPr>
        <w:t>InsertCaption</w:t>
      </w:r>
      <w:r>
        <w:rPr>
          <w:rFonts w:hint="eastAsia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562DC0" w14:paraId="1B9B5909" w14:textId="77777777" w:rsidTr="00562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</w:tcPr>
          <w:p w14:paraId="1101084C" w14:textId="4509000E" w:rsidR="00562DC0" w:rsidRDefault="00562DC0" w:rsidP="00562DC0">
            <w:pPr>
              <w:jc w:val="center"/>
              <w:rPr>
                <w:rFonts w:hint="eastAsia"/>
              </w:rPr>
            </w:pPr>
            <w:r w:rsidRPr="00562DC0">
              <w:rPr>
                <w:rFonts w:hint="eastAsia"/>
                <w:sz w:val="21"/>
              </w:rPr>
              <w:t>A</w:t>
            </w:r>
          </w:p>
        </w:tc>
        <w:tc>
          <w:tcPr>
            <w:tcW w:w="4513" w:type="dxa"/>
          </w:tcPr>
          <w:p w14:paraId="6FA80381" w14:textId="0553F1E1" w:rsidR="00562DC0" w:rsidRDefault="00562DC0" w:rsidP="00562DC0">
            <w:pPr>
              <w:jc w:val="center"/>
              <w:rPr>
                <w:rFonts w:hint="eastAsia"/>
              </w:rPr>
            </w:pPr>
            <w:r w:rsidRPr="00562DC0">
              <w:rPr>
                <w:rFonts w:hint="eastAsia"/>
                <w:sz w:val="21"/>
              </w:rPr>
              <w:t>B</w:t>
            </w:r>
          </w:p>
        </w:tc>
      </w:tr>
      <w:tr w:rsidR="00562DC0" w14:paraId="53357652" w14:textId="77777777" w:rsidTr="00562D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13" w:type="dxa"/>
          </w:tcPr>
          <w:p w14:paraId="31B37AC6" w14:textId="00730196" w:rsidR="00562DC0" w:rsidRDefault="00562DC0" w:rsidP="00562DC0">
            <w:pPr>
              <w:jc w:val="center"/>
              <w:rPr>
                <w:rFonts w:hint="eastAsia"/>
              </w:rPr>
            </w:pPr>
            <w:r w:rsidRPr="00562DC0">
              <w:rPr>
                <w:rFonts w:hint="eastAsia"/>
                <w:sz w:val="21"/>
              </w:rPr>
              <w:t>1</w:t>
            </w:r>
          </w:p>
        </w:tc>
        <w:tc>
          <w:tcPr>
            <w:tcW w:w="4513" w:type="dxa"/>
          </w:tcPr>
          <w:p w14:paraId="4D79C2DD" w14:textId="5710777C" w:rsidR="00562DC0" w:rsidRDefault="00562DC0" w:rsidP="00562DC0">
            <w:pPr>
              <w:jc w:val="center"/>
              <w:rPr>
                <w:rFonts w:hint="eastAsia"/>
              </w:rPr>
            </w:pPr>
            <w:r w:rsidRPr="00562DC0">
              <w:rPr>
                <w:rFonts w:hint="eastAsia"/>
                <w:sz w:val="21"/>
              </w:rPr>
              <w:t>2</w:t>
            </w:r>
          </w:p>
        </w:tc>
      </w:tr>
    </w:tbl>
    <w:p w14:paraId="07D3B775" w14:textId="4606BBE3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交叉引用：请参见书签「增补页标题」（</w:t>
      </w:r>
      <w:r w:rsidRPr="00562DC0">
        <w:rPr>
          <w:rFonts w:eastAsia="宋体" w:hint="eastAsia"/>
          <w:sz w:val="24"/>
        </w:rPr>
        <w:t xml:space="preserve">REF </w:t>
      </w:r>
      <w:r w:rsidRPr="00562DC0">
        <w:rPr>
          <w:rFonts w:eastAsia="宋体" w:hint="eastAsia"/>
          <w:sz w:val="24"/>
        </w:rPr>
        <w:t>域，可</w:t>
      </w:r>
      <w:r w:rsidRPr="00562DC0">
        <w:rPr>
          <w:rFonts w:eastAsia="宋体" w:hint="eastAsia"/>
          <w:sz w:val="24"/>
        </w:rPr>
        <w:t xml:space="preserve"> Ctrl+</w:t>
      </w:r>
      <w:r w:rsidRPr="00562DC0">
        <w:rPr>
          <w:rFonts w:eastAsia="宋体" w:hint="eastAsia"/>
          <w:sz w:val="24"/>
        </w:rPr>
        <w:t>单击跳转）。此处插入</w:t>
      </w:r>
      <w:r w:rsidRPr="00562DC0">
        <w:rPr>
          <w:rFonts w:eastAsia="宋体" w:hint="eastAsia"/>
          <w:sz w:val="24"/>
        </w:rPr>
        <w:t xml:space="preserve"> </w:t>
      </w:r>
      <w:r w:rsidRPr="00562DC0">
        <w:rPr>
          <w:rFonts w:eastAsia="宋体" w:hint="eastAsia"/>
          <w:sz w:val="24"/>
        </w:rPr>
        <w:lastRenderedPageBreak/>
        <w:t xml:space="preserve">PAGE </w:t>
      </w:r>
      <w:r w:rsidRPr="00562DC0">
        <w:rPr>
          <w:rFonts w:eastAsia="宋体" w:hint="eastAsia"/>
          <w:sz w:val="24"/>
        </w:rPr>
        <w:t>交叉页码。</w:t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REF SecReview \h </w:instrText>
      </w:r>
      <w:r>
        <w:rPr>
          <w:rFonts w:eastAsia="宋体" w:hint="eastAsia"/>
          <w:sz w:val="24"/>
        </w:rPr>
      </w:r>
      <w:r>
        <w:rPr>
          <w:rFonts w:eastAsia="宋体" w:hint="eastAsia"/>
          <w:sz w:val="24"/>
        </w:rPr>
        <w:fldChar w:fldCharType="separate"/>
      </w:r>
      <w:r w:rsidR="00CA39A9" w:rsidRPr="00562DC0">
        <w:rPr>
          <w:rFonts w:eastAsia="黑体" w:hint="eastAsia"/>
          <w:color w:val="005293"/>
          <w:sz w:val="36"/>
        </w:rPr>
        <w:t>增补页：审阅、脚注、引用与导航</w:t>
      </w:r>
      <w:r>
        <w:rPr>
          <w:rFonts w:eastAsia="宋体" w:hint="eastAsia"/>
          <w:sz w:val="24"/>
        </w:rPr>
        <w:fldChar w:fldCharType="end"/>
      </w:r>
    </w:p>
    <w:p w14:paraId="0B8F5223" w14:textId="6AE91E4C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PAGEREF</w:t>
      </w:r>
      <w:r w:rsidRPr="00562DC0">
        <w:rPr>
          <w:rFonts w:eastAsia="宋体" w:hint="eastAsia"/>
          <w:sz w:val="24"/>
        </w:rPr>
        <w:t>：标题所在页为第</w:t>
      </w:r>
      <w:r w:rsidRPr="00562DC0">
        <w:rPr>
          <w:rFonts w:eastAsia="宋体" w:hint="eastAsia"/>
          <w:sz w:val="24"/>
        </w:rPr>
        <w:t xml:space="preserve"> </w:t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PAGEREF SecReview \h </w:instrText>
      </w:r>
      <w:r>
        <w:rPr>
          <w:rFonts w:eastAsia="宋体" w:hint="eastAsia"/>
          <w:sz w:val="24"/>
        </w:rPr>
      </w:r>
      <w:r>
        <w:rPr>
          <w:rFonts w:eastAsia="宋体" w:hint="eastAsia"/>
          <w:sz w:val="24"/>
        </w:rPr>
        <w:fldChar w:fldCharType="separate"/>
      </w:r>
      <w:r w:rsidR="00CA39A9">
        <w:rPr>
          <w:rFonts w:eastAsia="宋体" w:hint="eastAsia"/>
          <w:noProof/>
          <w:sz w:val="24"/>
        </w:rPr>
        <w:t>7</w:t>
      </w:r>
      <w:r>
        <w:rPr>
          <w:rFonts w:eastAsia="宋体" w:hint="eastAsia"/>
          <w:sz w:val="24"/>
        </w:rPr>
        <w:fldChar w:fldCharType="end"/>
      </w:r>
    </w:p>
    <w:p w14:paraId="182CA511" w14:textId="77777777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 xml:space="preserve"> </w:t>
      </w:r>
      <w:r w:rsidRPr="00562DC0">
        <w:rPr>
          <w:rFonts w:eastAsia="宋体" w:hint="eastAsia"/>
          <w:sz w:val="24"/>
        </w:rPr>
        <w:t>页（</w:t>
      </w:r>
      <w:r w:rsidRPr="00562DC0">
        <w:rPr>
          <w:rFonts w:eastAsia="宋体" w:hint="eastAsia"/>
          <w:sz w:val="24"/>
        </w:rPr>
        <w:t xml:space="preserve">PAGEREF </w:t>
      </w:r>
      <w:r w:rsidRPr="00562DC0">
        <w:rPr>
          <w:rFonts w:eastAsia="宋体" w:hint="eastAsia"/>
          <w:sz w:val="24"/>
        </w:rPr>
        <w:t>域）。</w:t>
      </w:r>
      <w:r w:rsidRPr="00562DC0">
        <w:rPr>
          <w:rFonts w:eastAsia="宋体" w:hint="eastAsia"/>
          <w:sz w:val="24"/>
        </w:rPr>
        <w:t xml:space="preserve">SEQ </w:t>
      </w:r>
      <w:r w:rsidRPr="00562DC0">
        <w:rPr>
          <w:rFonts w:eastAsia="宋体" w:hint="eastAsia"/>
          <w:sz w:val="24"/>
        </w:rPr>
        <w:t>可用于公式</w:t>
      </w:r>
      <w:r w:rsidRPr="00562DC0">
        <w:rPr>
          <w:rFonts w:eastAsia="宋体" w:hint="eastAsia"/>
          <w:sz w:val="24"/>
        </w:rPr>
        <w:t>/</w:t>
      </w:r>
      <w:r w:rsidRPr="00562DC0">
        <w:rPr>
          <w:rFonts w:eastAsia="宋体" w:hint="eastAsia"/>
          <w:sz w:val="24"/>
        </w:rPr>
        <w:t>图表自动编号。</w:t>
      </w:r>
    </w:p>
    <w:p w14:paraId="41078FE6" w14:textId="7AF7BB36" w:rsidR="00562DC0" w:rsidRDefault="00562DC0">
      <w:pPr>
        <w:rPr>
          <w:rFonts w:hint="eastAsia"/>
        </w:rPr>
      </w:pPr>
      <w:r>
        <w:rPr>
          <w:rFonts w:hint="eastAsia"/>
        </w:rPr>
        <w:t>当前 SEQ 图编号：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</w:instrText>
      </w:r>
      <w:r>
        <w:rPr>
          <w:rFonts w:hint="eastAsia"/>
        </w:rPr>
        <w:fldChar w:fldCharType="separate"/>
      </w:r>
      <w:r w:rsidR="00CA39A9">
        <w:rPr>
          <w:rFonts w:hint="eastAsia"/>
          <w:noProof/>
        </w:rPr>
        <w:t>1</w:t>
      </w:r>
      <w:r>
        <w:rPr>
          <w:rFonts w:hint="eastAsia"/>
        </w:rPr>
        <w:fldChar w:fldCharType="end"/>
      </w:r>
    </w:p>
    <w:p w14:paraId="0CDB2560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22" w:name="_Toc238217326"/>
      <w:r w:rsidRPr="00562DC0">
        <w:rPr>
          <w:rFonts w:eastAsia="黑体" w:hint="eastAsia"/>
          <w:b/>
          <w:color w:val="005293"/>
          <w:sz w:val="32"/>
        </w:rPr>
        <w:t>十一、文献源、引文域与书目</w:t>
      </w:r>
      <w:bookmarkEnd w:id="22"/>
    </w:p>
    <w:p w14:paraId="789BC216" w14:textId="77777777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 xml:space="preserve">Word </w:t>
      </w:r>
      <w:r w:rsidRPr="00562DC0">
        <w:rPr>
          <w:rFonts w:eastAsia="宋体" w:hint="eastAsia"/>
          <w:sz w:val="24"/>
        </w:rPr>
        <w:t>内置书目：先向</w:t>
      </w:r>
      <w:r w:rsidRPr="00562DC0">
        <w:rPr>
          <w:rFonts w:eastAsia="宋体" w:hint="eastAsia"/>
          <w:sz w:val="24"/>
        </w:rPr>
        <w:t xml:space="preserve"> Bibliography.Sources </w:t>
      </w:r>
      <w:r w:rsidRPr="00562DC0">
        <w:rPr>
          <w:rFonts w:eastAsia="宋体" w:hint="eastAsia"/>
          <w:sz w:val="24"/>
        </w:rPr>
        <w:t>添加</w:t>
      </w:r>
      <w:r w:rsidRPr="00562DC0">
        <w:rPr>
          <w:rFonts w:eastAsia="宋体" w:hint="eastAsia"/>
          <w:sz w:val="24"/>
        </w:rPr>
        <w:t xml:space="preserve"> Source XML</w:t>
      </w:r>
      <w:r w:rsidRPr="00562DC0">
        <w:rPr>
          <w:rFonts w:eastAsia="宋体" w:hint="eastAsia"/>
          <w:sz w:val="24"/>
        </w:rPr>
        <w:t>，再插入</w:t>
      </w:r>
      <w:r w:rsidRPr="00562DC0">
        <w:rPr>
          <w:rFonts w:eastAsia="宋体" w:hint="eastAsia"/>
          <w:sz w:val="24"/>
        </w:rPr>
        <w:t xml:space="preserve"> CITATION / BIBLIOGRAPHY </w:t>
      </w:r>
      <w:r w:rsidRPr="00562DC0">
        <w:rPr>
          <w:rFonts w:eastAsia="宋体" w:hint="eastAsia"/>
          <w:sz w:val="24"/>
        </w:rPr>
        <w:t>域。</w:t>
      </w:r>
    </w:p>
    <w:p w14:paraId="47CD94EE" w14:textId="3ECACAE5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正文引用示例：有学者讨论了自动化排版问题（引文域后接）。</w:t>
      </w:r>
      <w:sdt>
        <w:sdtPr>
          <w:rPr>
            <w:rFonts w:eastAsia="宋体" w:hint="eastAsia"/>
            <w:sz w:val="24"/>
          </w:rPr>
          <w:id w:val="1928610419"/>
          <w:citation/>
        </w:sdtPr>
        <w:sdtContent>
          <w:r>
            <w:rPr>
              <w:rFonts w:eastAsia="宋体" w:hint="eastAsia"/>
              <w:sz w:val="24"/>
            </w:rPr>
            <w:fldChar w:fldCharType="begin"/>
          </w:r>
          <w:r>
            <w:rPr>
              <w:rFonts w:eastAsia="宋体" w:hint="eastAsia"/>
              <w:sz w:val="24"/>
            </w:rPr>
            <w:instrText xml:space="preserve"> CITATION Li2021 \* MERGEFORMAT </w:instrText>
          </w:r>
          <w:r>
            <w:rPr>
              <w:rFonts w:eastAsia="宋体" w:hint="eastAsia"/>
              <w:sz w:val="24"/>
            </w:rPr>
            <w:fldChar w:fldCharType="separate"/>
          </w:r>
          <w:r w:rsidR="00CA39A9">
            <w:rPr>
              <w:rFonts w:eastAsia="宋体" w:hint="eastAsia"/>
              <w:noProof/>
              <w:sz w:val="24"/>
            </w:rPr>
            <w:t xml:space="preserve"> </w:t>
          </w:r>
          <w:r w:rsidR="00CA39A9" w:rsidRPr="00CA39A9">
            <w:rPr>
              <w:rFonts w:eastAsia="宋体" w:hint="eastAsia"/>
              <w:noProof/>
              <w:sz w:val="24"/>
            </w:rPr>
            <w:t>(</w:t>
          </w:r>
          <w:r w:rsidR="00CA39A9" w:rsidRPr="00CA39A9">
            <w:rPr>
              <w:rFonts w:eastAsia="宋体" w:hint="eastAsia"/>
              <w:noProof/>
              <w:sz w:val="24"/>
            </w:rPr>
            <w:t>李</w:t>
          </w:r>
          <w:r w:rsidR="00CA39A9" w:rsidRPr="00CA39A9">
            <w:rPr>
              <w:rFonts w:eastAsia="宋体" w:hint="eastAsia"/>
              <w:noProof/>
              <w:sz w:val="24"/>
            </w:rPr>
            <w:t>, 2021)</w:t>
          </w:r>
          <w:r>
            <w:rPr>
              <w:rFonts w:eastAsia="宋体" w:hint="eastAsia"/>
              <w:sz w:val="24"/>
            </w:rPr>
            <w:fldChar w:fldCharType="end"/>
          </w:r>
        </w:sdtContent>
      </w:sdt>
    </w:p>
    <w:p w14:paraId="6EC01337" w14:textId="2E0155CC" w:rsidR="00562DC0" w:rsidRDefault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期刊文献的引用：</w:t>
      </w:r>
      <w:sdt>
        <w:sdtPr>
          <w:rPr>
            <w:rFonts w:eastAsia="宋体" w:hint="eastAsia"/>
            <w:sz w:val="24"/>
          </w:rPr>
          <w:id w:val="225421447"/>
          <w:citation/>
        </w:sdtPr>
        <w:sdtContent>
          <w:r>
            <w:rPr>
              <w:rFonts w:eastAsia="宋体" w:hint="eastAsia"/>
              <w:sz w:val="24"/>
            </w:rPr>
            <w:fldChar w:fldCharType="begin"/>
          </w:r>
          <w:r>
            <w:rPr>
              <w:rFonts w:eastAsia="宋体" w:hint="eastAsia"/>
              <w:sz w:val="24"/>
            </w:rPr>
            <w:instrText xml:space="preserve"> CITATION Wang2022 \* MERGEFORMAT </w:instrText>
          </w:r>
          <w:r>
            <w:rPr>
              <w:rFonts w:eastAsia="宋体" w:hint="eastAsia"/>
              <w:sz w:val="24"/>
            </w:rPr>
            <w:fldChar w:fldCharType="separate"/>
          </w:r>
          <w:r w:rsidR="00CA39A9">
            <w:rPr>
              <w:rFonts w:eastAsia="宋体" w:hint="eastAsia"/>
              <w:noProof/>
              <w:sz w:val="24"/>
            </w:rPr>
            <w:t xml:space="preserve"> </w:t>
          </w:r>
          <w:r w:rsidR="00CA39A9" w:rsidRPr="00CA39A9">
            <w:rPr>
              <w:rFonts w:eastAsia="宋体" w:hint="eastAsia"/>
              <w:noProof/>
              <w:sz w:val="24"/>
            </w:rPr>
            <w:t>(</w:t>
          </w:r>
          <w:r w:rsidR="00CA39A9" w:rsidRPr="00CA39A9">
            <w:rPr>
              <w:rFonts w:eastAsia="宋体" w:hint="eastAsia"/>
              <w:noProof/>
              <w:sz w:val="24"/>
            </w:rPr>
            <w:t>王</w:t>
          </w:r>
          <w:r w:rsidR="00CA39A9" w:rsidRPr="00CA39A9">
            <w:rPr>
              <w:rFonts w:eastAsia="宋体" w:hint="eastAsia"/>
              <w:noProof/>
              <w:sz w:val="24"/>
            </w:rPr>
            <w:t>, 2022)</w:t>
          </w:r>
          <w:r>
            <w:rPr>
              <w:rFonts w:eastAsia="宋体" w:hint="eastAsia"/>
              <w:sz w:val="24"/>
            </w:rPr>
            <w:fldChar w:fldCharType="end"/>
          </w:r>
        </w:sdtContent>
      </w:sdt>
    </w:p>
    <w:p w14:paraId="50A7BF02" w14:textId="77777777" w:rsidR="00562DC0" w:rsidRDefault="00562DC0" w:rsidP="00562DC0">
      <w:pPr>
        <w:pStyle w:val="3"/>
        <w:rPr>
          <w:rFonts w:hint="eastAsia"/>
        </w:rPr>
      </w:pPr>
      <w:r w:rsidRPr="00562DC0">
        <w:rPr>
          <w:rFonts w:eastAsia="黑体" w:hint="eastAsia"/>
          <w:sz w:val="28"/>
        </w:rPr>
        <w:t>参考文献（</w:t>
      </w:r>
      <w:r w:rsidRPr="00562DC0">
        <w:rPr>
          <w:rFonts w:eastAsia="黑体" w:hint="eastAsia"/>
          <w:sz w:val="28"/>
        </w:rPr>
        <w:t xml:space="preserve">BIBLIOGRAPHY </w:t>
      </w:r>
      <w:r w:rsidRPr="00562DC0">
        <w:rPr>
          <w:rFonts w:eastAsia="黑体" w:hint="eastAsia"/>
          <w:sz w:val="28"/>
        </w:rPr>
        <w:t>域，样式随</w:t>
      </w:r>
      <w:r w:rsidRPr="00562DC0">
        <w:rPr>
          <w:rFonts w:eastAsia="黑体" w:hint="eastAsia"/>
          <w:sz w:val="28"/>
        </w:rPr>
        <w:t xml:space="preserve"> Word </w:t>
      </w:r>
      <w:r w:rsidRPr="00562DC0">
        <w:rPr>
          <w:rFonts w:eastAsia="黑体" w:hint="eastAsia"/>
          <w:sz w:val="28"/>
        </w:rPr>
        <w:t>书目样式变化）</w:t>
      </w:r>
    </w:p>
    <w:p w14:paraId="0EFA94B7" w14:textId="77777777" w:rsidR="00562DC0" w:rsidRDefault="00562DC0">
      <w:pPr>
        <w:rPr>
          <w:rFonts w:hint="eastAsia"/>
        </w:rPr>
      </w:pPr>
    </w:p>
    <w:p w14:paraId="413B29A6" w14:textId="77777777" w:rsidR="00CA39A9" w:rsidRDefault="00562DC0" w:rsidP="00CA39A9">
      <w:pPr>
        <w:pStyle w:val="aff0"/>
        <w:rPr>
          <w:noProof/>
          <w:kern w:val="0"/>
          <w:sz w:val="24"/>
          <w14:ligatures w14:val="none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BIBLIOGRAPHY  \* MERGEFORMAT </w:instrText>
      </w:r>
      <w:r>
        <w:rPr>
          <w:rFonts w:hint="eastAsia"/>
        </w:rPr>
        <w:fldChar w:fldCharType="separate"/>
      </w:r>
      <w:r w:rsidR="00CA39A9">
        <w:rPr>
          <w:rFonts w:hint="eastAsia"/>
          <w:b/>
          <w:bCs/>
          <w:noProof/>
        </w:rPr>
        <w:t>李四. 2021.</w:t>
      </w:r>
      <w:r w:rsidR="00CA39A9">
        <w:rPr>
          <w:rFonts w:hint="eastAsia"/>
          <w:noProof/>
        </w:rPr>
        <w:t xml:space="preserve"> COM 自动化与科技论文排版. 北京 : 示例出版社, 2021.</w:t>
      </w:r>
    </w:p>
    <w:p w14:paraId="15B99ED9" w14:textId="77777777" w:rsidR="00CA39A9" w:rsidRDefault="00CA39A9" w:rsidP="00CA39A9">
      <w:pPr>
        <w:pStyle w:val="aff0"/>
        <w:rPr>
          <w:rFonts w:hint="eastAsia"/>
          <w:noProof/>
        </w:rPr>
      </w:pPr>
      <w:r>
        <w:rPr>
          <w:rFonts w:hint="eastAsia"/>
          <w:b/>
          <w:bCs/>
          <w:noProof/>
        </w:rPr>
        <w:t>王五. 2022.</w:t>
      </w:r>
      <w:r>
        <w:rPr>
          <w:rFonts w:hint="eastAsia"/>
          <w:noProof/>
        </w:rPr>
        <w:t xml:space="preserve"> 脚注与交叉引用实践. 演示学报. 2022年, 卷 10, 2, 页 12-18.</w:t>
      </w:r>
    </w:p>
    <w:p w14:paraId="4B4531FB" w14:textId="77777777" w:rsidR="00562DC0" w:rsidRDefault="00562DC0" w:rsidP="00CA39A9">
      <w:pPr>
        <w:pStyle w:val="2"/>
        <w:spacing w:before="240"/>
        <w:rPr>
          <w:rFonts w:hint="eastAsia"/>
        </w:rPr>
      </w:pPr>
      <w:r w:rsidRPr="00562DC0">
        <w:rPr>
          <w:rFonts w:eastAsia="黑体" w:hint="eastAsia"/>
          <w:b/>
          <w:color w:val="006400"/>
          <w:sz w:val="32"/>
        </w:rPr>
        <w:fldChar w:fldCharType="end"/>
      </w:r>
      <w:bookmarkStart w:id="23" w:name="_Toc238217327"/>
      <w:r w:rsidRPr="00562DC0">
        <w:rPr>
          <w:rFonts w:eastAsia="黑体" w:hint="eastAsia"/>
          <w:b/>
          <w:color w:val="006400"/>
          <w:sz w:val="32"/>
        </w:rPr>
        <w:t>十二、更多超链接</w:t>
      </w:r>
      <w:bookmarkEnd w:id="23"/>
    </w:p>
    <w:p w14:paraId="3A398D13" w14:textId="2A3D5F99" w:rsidR="00562DC0" w:rsidRDefault="00562DC0" w:rsidP="00562DC0">
      <w:pPr>
        <w:rPr>
          <w:rFonts w:hint="eastAsia"/>
        </w:rPr>
      </w:pPr>
      <w:hyperlink r:id="rId12" w:history="1">
        <w:r w:rsidRPr="00562DC0">
          <w:rPr>
            <w:rStyle w:val="af2"/>
            <w:rFonts w:eastAsia="宋体"/>
            <w:sz w:val="24"/>
          </w:rPr>
          <w:t>外部网址：打开</w:t>
        </w:r>
        <w:r w:rsidRPr="00562DC0">
          <w:rPr>
            <w:rStyle w:val="af2"/>
            <w:rFonts w:eastAsia="宋体"/>
            <w:sz w:val="24"/>
          </w:rPr>
          <w:t xml:space="preserve"> Word VBA </w:t>
        </w:r>
        <w:r w:rsidRPr="00562DC0">
          <w:rPr>
            <w:rStyle w:val="af2"/>
            <w:rFonts w:eastAsia="宋体"/>
            <w:sz w:val="24"/>
          </w:rPr>
          <w:t>文档。</w:t>
        </w:r>
      </w:hyperlink>
    </w:p>
    <w:p w14:paraId="1F6C34C1" w14:textId="09B764E1" w:rsidR="00562DC0" w:rsidRDefault="00562DC0" w:rsidP="00562DC0">
      <w:pPr>
        <w:rPr>
          <w:rFonts w:hint="eastAsia"/>
        </w:rPr>
      </w:pPr>
      <w:hyperlink r:id="rId13" w:history="1">
        <w:r w:rsidRPr="00562DC0">
          <w:rPr>
            <w:rStyle w:val="af2"/>
            <w:rFonts w:eastAsia="宋体"/>
            <w:sz w:val="24"/>
          </w:rPr>
          <w:t>邮箱链接：发送邮件。</w:t>
        </w:r>
      </w:hyperlink>
    </w:p>
    <w:p w14:paraId="037F91CF" w14:textId="06BA3CF5" w:rsidR="00562DC0" w:rsidRDefault="00562DC0" w:rsidP="00562DC0">
      <w:pPr>
        <w:rPr>
          <w:rFonts w:hint="eastAsia"/>
        </w:rPr>
      </w:pPr>
      <w:hyperlink w:anchor="SecReview" w:history="1">
        <w:r w:rsidRPr="00562DC0">
          <w:rPr>
            <w:rStyle w:val="af2"/>
            <w:rFonts w:eastAsia="宋体"/>
            <w:sz w:val="24"/>
          </w:rPr>
          <w:t>文档内链接：回到本页标题书签</w:t>
        </w:r>
        <w:r w:rsidRPr="00562DC0">
          <w:rPr>
            <w:rStyle w:val="af2"/>
            <w:rFonts w:eastAsia="宋体"/>
            <w:sz w:val="24"/>
          </w:rPr>
          <w:t xml:space="preserve"> SecReview</w:t>
        </w:r>
        <w:r w:rsidRPr="00562DC0">
          <w:rPr>
            <w:rStyle w:val="af2"/>
            <w:rFonts w:eastAsia="宋体"/>
            <w:sz w:val="24"/>
          </w:rPr>
          <w:t>。</w:t>
        </w:r>
      </w:hyperlink>
    </w:p>
    <w:p w14:paraId="5F3C5CDC" w14:textId="1A9A309F" w:rsidR="00562DC0" w:rsidRDefault="00562DC0" w:rsidP="00562DC0">
      <w:pPr>
        <w:rPr>
          <w:rFonts w:hint="eastAsia"/>
        </w:rPr>
      </w:pPr>
      <w:hyperlink w:anchor="DemoStart" w:history="1">
        <w:r w:rsidRPr="00562DC0">
          <w:rPr>
            <w:rStyle w:val="af2"/>
            <w:rFonts w:eastAsia="宋体"/>
            <w:sz w:val="24"/>
          </w:rPr>
          <w:t>若存在</w:t>
        </w:r>
        <w:r w:rsidRPr="00562DC0">
          <w:rPr>
            <w:rStyle w:val="af2"/>
            <w:rFonts w:eastAsia="宋体"/>
            <w:sz w:val="24"/>
          </w:rPr>
          <w:t xml:space="preserve"> DemoStart </w:t>
        </w:r>
        <w:r w:rsidRPr="00562DC0">
          <w:rPr>
            <w:rStyle w:val="af2"/>
            <w:rFonts w:eastAsia="宋体"/>
            <w:sz w:val="24"/>
          </w:rPr>
          <w:t>书签（文首），也可跳转：</w:t>
        </w:r>
      </w:hyperlink>
    </w:p>
    <w:p w14:paraId="6CC4E6BE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24" w:name="_Toc238217328"/>
      <w:r w:rsidRPr="00562DC0">
        <w:rPr>
          <w:rFonts w:eastAsia="黑体" w:hint="eastAsia"/>
          <w:b/>
          <w:color w:val="005293"/>
          <w:sz w:val="32"/>
        </w:rPr>
        <w:t>十三、目录域（标题样式）</w:t>
      </w:r>
      <w:bookmarkEnd w:id="24"/>
    </w:p>
    <w:p w14:paraId="7D4427AE" w14:textId="77777777" w:rsidR="00562DC0" w:rsidRDefault="00562DC0" w:rsidP="00562DC0">
      <w:pPr>
        <w:ind w:firstLineChars="200" w:firstLine="480"/>
        <w:rPr>
          <w:rFonts w:hint="eastAsia"/>
        </w:rPr>
      </w:pPr>
      <w:r w:rsidRPr="00562DC0">
        <w:rPr>
          <w:rFonts w:eastAsia="宋体" w:hint="eastAsia"/>
          <w:sz w:val="24"/>
        </w:rPr>
        <w:t>下面用</w:t>
      </w:r>
      <w:r w:rsidRPr="00562DC0">
        <w:rPr>
          <w:rFonts w:eastAsia="宋体" w:hint="eastAsia"/>
          <w:sz w:val="24"/>
        </w:rPr>
        <w:t xml:space="preserve"> TablesOfContents.Add </w:t>
      </w:r>
      <w:r w:rsidRPr="00562DC0">
        <w:rPr>
          <w:rFonts w:eastAsia="宋体" w:hint="eastAsia"/>
          <w:sz w:val="24"/>
        </w:rPr>
        <w:t>基于「标题</w:t>
      </w:r>
      <w:r w:rsidRPr="00562DC0">
        <w:rPr>
          <w:rFonts w:eastAsia="宋体" w:hint="eastAsia"/>
          <w:sz w:val="24"/>
        </w:rPr>
        <w:t xml:space="preserve"> 1/2</w:t>
      </w:r>
      <w:r w:rsidRPr="00562DC0">
        <w:rPr>
          <w:rFonts w:eastAsia="宋体" w:hint="eastAsia"/>
          <w:sz w:val="24"/>
        </w:rPr>
        <w:t>」生成目录，更新域后可见页码。</w:t>
      </w:r>
    </w:p>
    <w:p w14:paraId="07717139" w14:textId="77777777" w:rsidR="00562DC0" w:rsidRDefault="00562DC0" w:rsidP="00562DC0">
      <w:pPr>
        <w:rPr>
          <w:rFonts w:hint="eastAsia"/>
        </w:rPr>
      </w:pPr>
    </w:p>
    <w:p w14:paraId="324D7167" w14:textId="62CD487B" w:rsidR="00CA39A9" w:rsidRDefault="00562DC0">
      <w:pPr>
        <w:pStyle w:val="TOC1"/>
        <w:tabs>
          <w:tab w:val="right" w:leader="dot" w:pos="901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</w:instrText>
      </w:r>
      <w:r>
        <w:rPr>
          <w:rFonts w:hint="eastAsia"/>
        </w:rPr>
        <w:fldChar w:fldCharType="separate"/>
      </w:r>
      <w:r w:rsidR="00CA39A9" w:rsidRPr="00C2710C">
        <w:rPr>
          <w:rFonts w:ascii="Arial" w:eastAsia="黑体" w:hint="eastAsia"/>
          <w:b/>
          <w:noProof/>
          <w:color w:val="005293"/>
        </w:rPr>
        <w:t xml:space="preserve">Word COM </w:t>
      </w:r>
      <w:r w:rsidR="00CA39A9" w:rsidRPr="00C2710C">
        <w:rPr>
          <w:rFonts w:ascii="Arial" w:eastAsia="黑体" w:hint="eastAsia"/>
          <w:b/>
          <w:noProof/>
          <w:color w:val="005293"/>
        </w:rPr>
        <w:t>格式能力演示</w:t>
      </w:r>
      <w:r w:rsidR="00CA39A9">
        <w:rPr>
          <w:rFonts w:hint="eastAsia"/>
          <w:noProof/>
        </w:rPr>
        <w:tab/>
      </w:r>
      <w:r w:rsidR="00CA39A9">
        <w:rPr>
          <w:rFonts w:hint="eastAsia"/>
          <w:noProof/>
        </w:rPr>
        <w:fldChar w:fldCharType="begin"/>
      </w:r>
      <w:r w:rsidR="00CA39A9">
        <w:rPr>
          <w:rFonts w:hint="eastAsia"/>
          <w:noProof/>
        </w:rPr>
        <w:instrText xml:space="preserve"> </w:instrText>
      </w:r>
      <w:r w:rsidR="00CA39A9">
        <w:rPr>
          <w:noProof/>
        </w:rPr>
        <w:instrText>PAGEREF _Toc238217312 \h</w:instrText>
      </w:r>
      <w:r w:rsidR="00CA39A9">
        <w:rPr>
          <w:rFonts w:hint="eastAsia"/>
          <w:noProof/>
        </w:rPr>
        <w:instrText xml:space="preserve"> </w:instrText>
      </w:r>
      <w:r w:rsidR="00CA39A9">
        <w:rPr>
          <w:rFonts w:hint="eastAsia"/>
          <w:noProof/>
        </w:rPr>
      </w:r>
      <w:r w:rsidR="00CA39A9">
        <w:rPr>
          <w:rFonts w:hint="eastAsia"/>
          <w:noProof/>
        </w:rPr>
        <w:fldChar w:fldCharType="separate"/>
      </w:r>
      <w:r w:rsidR="00CA39A9">
        <w:rPr>
          <w:rFonts w:hint="eastAsia"/>
          <w:noProof/>
        </w:rPr>
        <w:t>1</w:t>
      </w:r>
      <w:r w:rsidR="00CA39A9">
        <w:rPr>
          <w:rFonts w:hint="eastAsia"/>
          <w:noProof/>
        </w:rPr>
        <w:fldChar w:fldCharType="end"/>
      </w:r>
    </w:p>
    <w:p w14:paraId="6004567B" w14:textId="7899BBC4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C00000"/>
        </w:rPr>
        <w:t>一、字体与颜色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21769343" w14:textId="7480EA03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二、表格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CFC3E5D" w14:textId="2ABBA7EC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</w:rPr>
        <w:t>三、列表与强调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3F16B7F" w14:textId="520DAE9F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</w:rPr>
        <w:t>四、公式（</w:t>
      </w:r>
      <w:r w:rsidRPr="00C2710C">
        <w:rPr>
          <w:rFonts w:eastAsia="黑体" w:hint="eastAsia"/>
          <w:b/>
          <w:noProof/>
        </w:rPr>
        <w:t>OMath</w:t>
      </w:r>
      <w:r w:rsidRPr="00C2710C">
        <w:rPr>
          <w:rFonts w:eastAsia="黑体" w:hint="eastAsia"/>
          <w:b/>
          <w:noProof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  <w:noProof/>
        </w:rPr>
        <w:fldChar w:fldCharType="end"/>
      </w:r>
    </w:p>
    <w:p w14:paraId="6FB5CEAF" w14:textId="409AA527" w:rsidR="00CA39A9" w:rsidRDefault="00CA39A9">
      <w:pPr>
        <w:pStyle w:val="TOC1"/>
        <w:tabs>
          <w:tab w:val="right" w:leader="dot" w:pos="9016"/>
        </w:tabs>
        <w:rPr>
          <w:rFonts w:hint="eastAsia"/>
          <w:noProof/>
        </w:rPr>
      </w:pPr>
      <w:r w:rsidRPr="00C2710C">
        <w:rPr>
          <w:rFonts w:eastAsia="黑体" w:hint="eastAsia"/>
          <w:noProof/>
          <w:color w:val="7030A0"/>
        </w:rPr>
        <w:t>第二节：分页后的页眉仍属同一节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2CC710D4" w14:textId="37F3503A" w:rsidR="00CA39A9" w:rsidRDefault="00CA39A9">
      <w:pPr>
        <w:pStyle w:val="TOC1"/>
        <w:tabs>
          <w:tab w:val="right" w:leader="dot" w:pos="9016"/>
        </w:tabs>
        <w:rPr>
          <w:rFonts w:hint="eastAsia"/>
          <w:noProof/>
        </w:rPr>
      </w:pPr>
      <w:r w:rsidRPr="00C2710C">
        <w:rPr>
          <w:rFonts w:eastAsia="黑体" w:hint="eastAsia"/>
          <w:noProof/>
          <w:color w:val="800000"/>
        </w:rPr>
        <w:t>增补页：更多字符格式与数学公式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6BDD553A" w14:textId="62D282C0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Arial" w:eastAsia="黑体" w:hint="eastAsia"/>
          <w:b/>
          <w:noProof/>
          <w:color w:val="005293"/>
        </w:rPr>
        <w:t>五、更多字符与段落格式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251B8576" w14:textId="25E4CA1E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Arial" w:eastAsia="黑体" w:hint="eastAsia"/>
          <w:b/>
          <w:noProof/>
          <w:color w:val="005293"/>
        </w:rPr>
        <w:t>六、三线表示例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2BDBCF38" w14:textId="5E542F7E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Arial" w:eastAsia="黑体" w:hint="eastAsia"/>
          <w:b/>
          <w:noProof/>
          <w:color w:val="800000"/>
        </w:rPr>
        <w:t>七、更多数学公式（</w:t>
      </w:r>
      <w:r w:rsidRPr="00C2710C">
        <w:rPr>
          <w:rFonts w:ascii="Arial" w:eastAsia="黑体" w:hint="eastAsia"/>
          <w:b/>
          <w:noProof/>
          <w:color w:val="800000"/>
        </w:rPr>
        <w:t>OMath</w:t>
      </w:r>
      <w:r w:rsidRPr="00C2710C">
        <w:rPr>
          <w:rFonts w:ascii="Arial" w:eastAsia="黑体" w:hint="eastAsia"/>
          <w:b/>
          <w:noProof/>
          <w:color w:val="800000"/>
        </w:rPr>
        <w:t>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2AA95888" w14:textId="75EB0FAA" w:rsidR="00CA39A9" w:rsidRDefault="00CA39A9">
      <w:pPr>
        <w:pStyle w:val="TOC1"/>
        <w:tabs>
          <w:tab w:val="right" w:leader="dot" w:pos="9016"/>
        </w:tabs>
        <w:rPr>
          <w:rFonts w:hint="eastAsia"/>
          <w:noProof/>
        </w:rPr>
      </w:pPr>
      <w:r w:rsidRPr="00C2710C">
        <w:rPr>
          <w:rFonts w:eastAsia="黑体" w:hint="eastAsia"/>
          <w:noProof/>
          <w:color w:val="005293"/>
        </w:rPr>
        <w:t>增补页：审阅、脚注、引用与导航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3DB6344B" w14:textId="7FF41D67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八、脚注与尾注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120107C0" w14:textId="7EC7ABC9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C00000"/>
        </w:rPr>
        <w:t>九、审阅：批注与修订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4C9316CF" w14:textId="68DC8859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十、题注、题注域与交叉引用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41DED6AB" w14:textId="7556B55E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十一、文献源、引文域与书目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1CDE454D" w14:textId="27AE37AB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6400"/>
        </w:rPr>
        <w:t>十二、更多超链接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16155306" w14:textId="7D71B3F1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十三、目录域（标题样式）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4B1EBB8F" w14:textId="413D8323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十四、内容控件与下拉（可选）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  <w:noProof/>
        </w:rPr>
        <w:fldChar w:fldCharType="end"/>
      </w:r>
    </w:p>
    <w:p w14:paraId="750E477F" w14:textId="7E33E42E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黑体" w:hint="eastAsia"/>
          <w:b/>
          <w:noProof/>
          <w:color w:val="005293"/>
        </w:rPr>
        <w:t>十五、首字下沉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  <w:noProof/>
        </w:rPr>
        <w:fldChar w:fldCharType="end"/>
      </w:r>
    </w:p>
    <w:p w14:paraId="3FD9B837" w14:textId="668A83CE" w:rsidR="00CA39A9" w:rsidRDefault="00CA39A9">
      <w:pPr>
        <w:pStyle w:val="TOC1"/>
        <w:tabs>
          <w:tab w:val="right" w:leader="dot" w:pos="9016"/>
        </w:tabs>
        <w:rPr>
          <w:rFonts w:hint="eastAsia"/>
          <w:noProof/>
        </w:rPr>
      </w:pPr>
      <w:r w:rsidRPr="00C2710C">
        <w:rPr>
          <w:rFonts w:eastAsia="黑体" w:hint="eastAsia"/>
          <w:b/>
          <w:noProof/>
        </w:rPr>
        <w:t>增补页：审阅、脚注、引用、超链接（续）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1E7CF12C" w14:textId="7DC723DD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Times New Roman" w:eastAsia="黑体" w:hint="eastAsia"/>
          <w:b/>
          <w:noProof/>
          <w:color w:val="C00000"/>
        </w:rPr>
        <w:t>十六、审阅加深：回复、高亮、再插修订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3A3CDAA2" w14:textId="36ED6981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Times New Roman" w:eastAsia="黑体" w:hint="eastAsia"/>
          <w:b/>
          <w:noProof/>
        </w:rPr>
        <w:t>十七、更多脚注、自定义标记与交叉引用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4B9C54CA" w14:textId="7696C03B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Times New Roman" w:eastAsia="黑体" w:hint="eastAsia"/>
          <w:b/>
          <w:noProof/>
        </w:rPr>
        <w:t>十八、题注（</w:t>
      </w:r>
      <w:r w:rsidRPr="00C2710C">
        <w:rPr>
          <w:rFonts w:ascii="Times New Roman" w:eastAsia="黑体" w:hint="eastAsia"/>
          <w:b/>
          <w:noProof/>
        </w:rPr>
        <w:t>Figure/Table</w:t>
      </w:r>
      <w:r w:rsidRPr="00C2710C">
        <w:rPr>
          <w:rFonts w:ascii="Times New Roman" w:eastAsia="黑体" w:hint="eastAsia"/>
          <w:b/>
          <w:noProof/>
        </w:rPr>
        <w:t>）与</w:t>
      </w:r>
      <w:r w:rsidRPr="00C2710C">
        <w:rPr>
          <w:rFonts w:ascii="Times New Roman" w:eastAsia="黑体" w:hint="eastAsia"/>
          <w:b/>
          <w:noProof/>
        </w:rPr>
        <w:t xml:space="preserve"> REF </w:t>
      </w:r>
      <w:r w:rsidRPr="00C2710C">
        <w:rPr>
          <w:rFonts w:ascii="Times New Roman" w:eastAsia="黑体" w:hint="eastAsia"/>
          <w:b/>
          <w:noProof/>
        </w:rPr>
        <w:t>交叉引用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476D9E5A" w14:textId="544CA5BA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正文里插入两条引文：先书后刊。</w:t>
      </w:r>
      <w:r w:rsidRPr="00C2710C">
        <w:rPr>
          <w:rFonts w:eastAsia="宋体" w:hint="eastAsia"/>
          <w:noProof/>
        </w:rPr>
        <w:t xml:space="preserve"> (</w:t>
      </w:r>
      <w:r w:rsidRPr="00C2710C">
        <w:rPr>
          <w:rFonts w:eastAsia="宋体" w:hint="eastAsia"/>
          <w:noProof/>
        </w:rPr>
        <w:t>李</w:t>
      </w:r>
      <w:r w:rsidRPr="00C2710C">
        <w:rPr>
          <w:rFonts w:eastAsia="宋体" w:hint="eastAsia"/>
          <w:noProof/>
        </w:rPr>
        <w:t>, 2021)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5360BBC9" w14:textId="67AF550B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期刊引文：</w:t>
      </w:r>
      <w:r w:rsidRPr="00C2710C">
        <w:rPr>
          <w:rFonts w:eastAsia="宋体" w:hint="eastAsia"/>
          <w:noProof/>
        </w:rPr>
        <w:t xml:space="preserve"> (</w:t>
      </w:r>
      <w:r w:rsidRPr="00C2710C">
        <w:rPr>
          <w:rFonts w:eastAsia="宋体" w:hint="eastAsia"/>
          <w:noProof/>
        </w:rPr>
        <w:t>王</w:t>
      </w:r>
      <w:r w:rsidRPr="00C2710C">
        <w:rPr>
          <w:rFonts w:eastAsia="宋体" w:hint="eastAsia"/>
          <w:noProof/>
        </w:rPr>
        <w:t>, 2022)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4110E6BC" w14:textId="6008719F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Times New Roman" w:eastAsia="黑体" w:hint="eastAsia"/>
          <w:b/>
          <w:noProof/>
          <w:color w:val="006400"/>
        </w:rPr>
        <w:t>二十、超链接：网址、邮件、书签、</w:t>
      </w:r>
      <w:r w:rsidRPr="00C2710C">
        <w:rPr>
          <w:rFonts w:ascii="Times New Roman" w:eastAsia="黑体" w:hint="eastAsia"/>
          <w:b/>
          <w:noProof/>
          <w:color w:val="006400"/>
        </w:rPr>
        <w:t>ScreenTip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40709689" w14:textId="5DD2EDD8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lastRenderedPageBreak/>
        <w:t>带屏幕提示的网址：</w:t>
      </w:r>
      <w:r w:rsidRPr="00C2710C">
        <w:rPr>
          <w:rFonts w:hint="eastAsia"/>
          <w:noProof/>
          <w:color w:val="467886" w:themeColor="hyperlink"/>
          <w:u w:val="single"/>
        </w:rPr>
        <w:t>https://learn.microsoft.com/office/vba/api/word.comment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3A4BD040" w14:textId="69176219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脚注对象文档：</w:t>
      </w:r>
      <w:r w:rsidRPr="00C2710C">
        <w:rPr>
          <w:rFonts w:hint="eastAsia"/>
          <w:noProof/>
          <w:color w:val="467886" w:themeColor="hyperlink"/>
          <w:u w:val="single"/>
        </w:rPr>
        <w:t>https://learn.microsoft.com/office/vba/api/word.footnotes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0980EFDC" w14:textId="5126183A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书目概念文档：</w:t>
      </w:r>
      <w:r w:rsidRPr="00C2710C">
        <w:rPr>
          <w:rFonts w:hint="eastAsia"/>
          <w:noProof/>
          <w:color w:val="467886" w:themeColor="hyperlink"/>
          <w:u w:val="single"/>
        </w:rPr>
        <w:t>https://learn.microsoft.com/office/vba/word/concepts/working-with-word/working-with-bibliographies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327E7EC6" w14:textId="623F8067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邮件：</w:t>
      </w:r>
      <w:r w:rsidRPr="00C2710C">
        <w:rPr>
          <w:rFonts w:hint="eastAsia"/>
          <w:noProof/>
          <w:color w:val="467886" w:themeColor="hyperlink"/>
          <w:u w:val="single"/>
        </w:rPr>
        <w:t>mailto:editor@example.edu?subject=Thesis%20review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39D24015" w14:textId="2EAB2256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文档内跳转：</w:t>
      </w:r>
      <w:r w:rsidRPr="00C2710C">
        <w:rPr>
          <w:rFonts w:hint="eastAsia"/>
          <w:noProof/>
          <w:color w:val="467886" w:themeColor="hyperlink"/>
          <w:u w:val="single"/>
        </w:rPr>
        <w:t>回到本页标题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51F12A6A" w14:textId="1EBEA003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上一增补页：</w:t>
      </w:r>
      <w:r w:rsidRPr="00C2710C">
        <w:rPr>
          <w:rFonts w:hint="eastAsia"/>
          <w:noProof/>
          <w:color w:val="467886" w:themeColor="hyperlink"/>
          <w:u w:val="single"/>
        </w:rPr>
        <w:t>跳到「审阅、脚注、引用与导航」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2BF4F49C" w14:textId="2480E185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文首：</w:t>
      </w:r>
      <w:r w:rsidRPr="00C2710C">
        <w:rPr>
          <w:rFonts w:hint="eastAsia"/>
          <w:noProof/>
          <w:color w:val="467886" w:themeColor="hyperlink"/>
          <w:u w:val="single"/>
        </w:rPr>
        <w:t>DemoStart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6F58BED0" w14:textId="7E500B5C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ascii="Times New Roman" w:eastAsia="黑体" w:hint="eastAsia"/>
          <w:b/>
          <w:noProof/>
        </w:rPr>
        <w:t>二十一、索引项（</w:t>
      </w:r>
      <w:r w:rsidRPr="00C2710C">
        <w:rPr>
          <w:rFonts w:ascii="Times New Roman" w:eastAsia="黑体" w:hint="eastAsia"/>
          <w:b/>
          <w:noProof/>
        </w:rPr>
        <w:t>XE</w:t>
      </w:r>
      <w:r w:rsidRPr="00C2710C">
        <w:rPr>
          <w:rFonts w:ascii="Times New Roman" w:eastAsia="黑体" w:hint="eastAsia"/>
          <w:b/>
          <w:noProof/>
        </w:rPr>
        <w:t>）与</w:t>
      </w:r>
      <w:r w:rsidRPr="00C2710C">
        <w:rPr>
          <w:rFonts w:ascii="Times New Roman" w:eastAsia="黑体" w:hint="eastAsia"/>
          <w:b/>
          <w:noProof/>
        </w:rPr>
        <w:t xml:space="preserve"> INDEX </w:t>
      </w:r>
      <w:r w:rsidRPr="00C2710C">
        <w:rPr>
          <w:rFonts w:ascii="Times New Roman" w:eastAsia="黑体" w:hint="eastAsia"/>
          <w:b/>
          <w:noProof/>
        </w:rPr>
        <w:t>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3A9D2FF8" w14:textId="67B8F35A" w:rsidR="00CA39A9" w:rsidRDefault="00CA39A9">
      <w:pPr>
        <w:pStyle w:val="TOC2"/>
        <w:tabs>
          <w:tab w:val="right" w:leader="dot" w:pos="9016"/>
        </w:tabs>
        <w:ind w:left="440"/>
        <w:rPr>
          <w:rFonts w:hint="eastAsia"/>
          <w:noProof/>
        </w:rPr>
      </w:pPr>
      <w:r w:rsidRPr="00C2710C">
        <w:rPr>
          <w:rFonts w:eastAsia="宋体" w:hint="eastAsia"/>
          <w:noProof/>
        </w:rPr>
        <w:t>下面给「审阅」「脚注」「引文」做索引项，文末生成</w:t>
      </w:r>
      <w:r w:rsidRPr="00C2710C">
        <w:rPr>
          <w:rFonts w:eastAsia="宋体" w:hint="eastAsia"/>
          <w:noProof/>
        </w:rPr>
        <w:t xml:space="preserve"> INDEX</w:t>
      </w:r>
      <w:r w:rsidRPr="00C2710C">
        <w:rPr>
          <w:rFonts w:eastAsia="宋体" w:hint="eastAsia"/>
          <w:noProof/>
        </w:rPr>
        <w:t>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_Toc238217346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52C71219" w14:textId="3B46010E" w:rsidR="00562DC0" w:rsidRDefault="00562DC0" w:rsidP="00562DC0">
      <w:pPr>
        <w:pStyle w:val="2"/>
        <w:spacing w:before="240"/>
        <w:rPr>
          <w:rFonts w:hint="eastAsia"/>
        </w:rPr>
      </w:pPr>
      <w:r w:rsidRPr="00562DC0">
        <w:rPr>
          <w:rFonts w:eastAsia="黑体" w:hint="eastAsia"/>
          <w:b/>
          <w:color w:val="005293"/>
          <w:sz w:val="32"/>
        </w:rPr>
        <w:fldChar w:fldCharType="end"/>
      </w:r>
      <w:bookmarkStart w:id="25" w:name="_Toc238217329"/>
      <w:r w:rsidRPr="00562DC0">
        <w:rPr>
          <w:rFonts w:eastAsia="黑体" w:hint="eastAsia"/>
          <w:b/>
          <w:color w:val="005293"/>
          <w:sz w:val="32"/>
        </w:rPr>
        <w:t>十四、内容控件与下拉（可选）</w:t>
      </w:r>
      <w:bookmarkEnd w:id="25"/>
    </w:p>
    <w:p w14:paraId="4F6F1A97" w14:textId="77508649" w:rsidR="00562DC0" w:rsidRDefault="00562DC0" w:rsidP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日期控件占位：</w:t>
      </w:r>
      <w:sdt>
        <w:sdtPr>
          <w:rPr>
            <w:rFonts w:eastAsia="宋体" w:hint="eastAsia"/>
            <w:sz w:val="24"/>
          </w:rPr>
          <w:alias w:val="填写日期"/>
          <w:id w:val="297274943"/>
          <w:placeholder>
            <w:docPart w:val="DefaultPlaceholder_-1854013437"/>
          </w:placeholder>
          <w:showingPlcHdr/>
          <w:date>
            <w:dateFormat w:val="yyyy年M月d日"/>
            <w:lid w:val="zh-CN"/>
            <w:storeMappedDataAs w:val="dateTime"/>
            <w:calendar w:val="gregorian"/>
          </w:date>
        </w:sdtPr>
        <w:sdtContent>
          <w:r w:rsidRPr="00E020C3">
            <w:rPr>
              <w:rStyle w:val="aff1"/>
            </w:rPr>
            <w:t>单击或点击此处输入日期。</w:t>
          </w:r>
        </w:sdtContent>
      </w:sdt>
    </w:p>
    <w:p w14:paraId="7CEF0E99" w14:textId="757EAAA5" w:rsidR="00562DC0" w:rsidRDefault="00562DC0" w:rsidP="00562DC0">
      <w:pPr>
        <w:rPr>
          <w:rFonts w:hint="eastAsia"/>
        </w:rPr>
      </w:pPr>
      <w:r>
        <w:rPr>
          <w:rFonts w:hint="eastAsia"/>
        </w:rPr>
        <w:t>纯文本内容控件：</w:t>
      </w:r>
      <w:sdt>
        <w:sdtPr>
          <w:rPr>
            <w:rFonts w:hint="eastAsia"/>
          </w:rPr>
          <w:alias w:val="姓名"/>
          <w:id w:val="543649412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（点击填写）</w:t>
          </w:r>
        </w:sdtContent>
      </w:sdt>
    </w:p>
    <w:p w14:paraId="2BA045E2" w14:textId="77777777" w:rsidR="00562DC0" w:rsidRDefault="00562DC0" w:rsidP="00562DC0">
      <w:pPr>
        <w:pStyle w:val="2"/>
        <w:spacing w:before="240"/>
        <w:rPr>
          <w:rFonts w:hint="eastAsia"/>
        </w:rPr>
      </w:pPr>
      <w:bookmarkStart w:id="26" w:name="_Toc238217330"/>
      <w:r w:rsidRPr="00562DC0">
        <w:rPr>
          <w:rFonts w:eastAsia="黑体" w:hint="eastAsia"/>
          <w:b/>
          <w:color w:val="005293"/>
          <w:sz w:val="32"/>
        </w:rPr>
        <w:t>十五、首字下沉</w:t>
      </w:r>
      <w:bookmarkEnd w:id="26"/>
    </w:p>
    <w:p w14:paraId="659D97EB" w14:textId="04B2C577" w:rsidR="00562DC0" w:rsidRPr="00562DC0" w:rsidRDefault="00562DC0" w:rsidP="00562DC0">
      <w:pPr>
        <w:keepNext/>
        <w:framePr w:dropCap="drop" w:lines="2" w:wrap="around" w:vAnchor="text" w:hAnchor="text"/>
        <w:spacing w:before="144" w:after="0" w:line="959" w:lineRule="exact"/>
        <w:textAlignment w:val="baseline"/>
        <w:rPr>
          <w:rFonts w:ascii="黑体" w:eastAsia="黑体" w:hAnsi="黑体" w:hint="eastAsia"/>
          <w:position w:val="12"/>
          <w:sz w:val="74"/>
        </w:rPr>
      </w:pPr>
      <w:r w:rsidRPr="00562DC0">
        <w:rPr>
          <w:rFonts w:ascii="黑体" w:eastAsia="黑体" w:hAnsi="黑体" w:hint="eastAsia"/>
          <w:position w:val="12"/>
          <w:sz w:val="74"/>
        </w:rPr>
        <w:t>首</w:t>
      </w:r>
    </w:p>
    <w:p w14:paraId="75186564" w14:textId="327319D5" w:rsidR="00562DC0" w:rsidRDefault="00562DC0" w:rsidP="00562DC0">
      <w:pPr>
        <w:rPr>
          <w:rFonts w:hint="eastAsia"/>
        </w:rPr>
      </w:pPr>
      <w:r w:rsidRPr="00562DC0">
        <w:rPr>
          <w:rFonts w:eastAsia="宋体" w:hint="eastAsia"/>
          <w:sz w:val="24"/>
        </w:rPr>
        <w:t>字下沉把段落第一个字放大占两到三行，常用于杂志开篇。</w:t>
      </w:r>
      <w:r w:rsidRPr="00562DC0">
        <w:rPr>
          <w:rFonts w:eastAsia="宋体" w:hint="eastAsia"/>
          <w:sz w:val="24"/>
        </w:rPr>
        <w:t>COM</w:t>
      </w:r>
      <w:r w:rsidRPr="00562DC0">
        <w:rPr>
          <w:rFonts w:eastAsia="宋体" w:hint="eastAsia"/>
          <w:sz w:val="24"/>
        </w:rPr>
        <w:t>：</w:t>
      </w:r>
      <w:r w:rsidRPr="00562DC0">
        <w:rPr>
          <w:rFonts w:eastAsia="宋体" w:hint="eastAsia"/>
          <w:sz w:val="24"/>
        </w:rPr>
        <w:t>Paragraph.DropCap</w:t>
      </w:r>
      <w:r w:rsidRPr="00562DC0">
        <w:rPr>
          <w:rFonts w:eastAsia="宋体" w:hint="eastAsia"/>
          <w:sz w:val="24"/>
        </w:rPr>
        <w:t>。</w:t>
      </w:r>
    </w:p>
    <w:p w14:paraId="25839403" w14:textId="10291BA3" w:rsidR="00CA39A9" w:rsidRDefault="00CA39A9">
      <w:pPr>
        <w:widowControl/>
        <w:rPr>
          <w:rFonts w:hint="eastAsia"/>
        </w:rPr>
      </w:pPr>
    </w:p>
    <w:p w14:paraId="2BB536F4" w14:textId="77777777" w:rsidR="00CA39A9" w:rsidRDefault="00CA39A9" w:rsidP="00CA39A9">
      <w:pPr>
        <w:pStyle w:val="1"/>
        <w:jc w:val="center"/>
        <w:rPr>
          <w:rFonts w:hint="eastAsia"/>
        </w:rPr>
      </w:pPr>
      <w:bookmarkStart w:id="27" w:name="MoreReview"/>
      <w:bookmarkStart w:id="28" w:name="_Toc238217331"/>
      <w:r w:rsidRPr="00CA39A9">
        <w:rPr>
          <w:rFonts w:eastAsia="黑体" w:hint="eastAsia"/>
          <w:b/>
          <w:sz w:val="32"/>
        </w:rPr>
        <w:t>增补页：审阅、脚注、引用、超链接（续）</w:t>
      </w:r>
      <w:bookmarkEnd w:id="27"/>
      <w:bookmarkEnd w:id="28"/>
    </w:p>
    <w:p w14:paraId="35F4285B" w14:textId="77777777" w:rsidR="00CA39A9" w:rsidRDefault="00CA39A9" w:rsidP="00CA39A9">
      <w:pPr>
        <w:ind w:firstLineChars="200" w:firstLine="420"/>
        <w:rPr>
          <w:rFonts w:hint="eastAsia"/>
        </w:rPr>
      </w:pPr>
      <w:r w:rsidRPr="00CA39A9">
        <w:rPr>
          <w:rFonts w:eastAsia="楷体" w:hint="eastAsia"/>
          <w:color w:val="595959"/>
          <w:sz w:val="21"/>
        </w:rPr>
        <w:t>本页补全：批注回复、修订高亮、更多脚注</w:t>
      </w:r>
      <w:r w:rsidRPr="00CA39A9">
        <w:rPr>
          <w:rFonts w:eastAsia="楷体" w:hint="eastAsia"/>
          <w:color w:val="595959"/>
          <w:sz w:val="21"/>
        </w:rPr>
        <w:t>/</w:t>
      </w:r>
      <w:r w:rsidRPr="00CA39A9">
        <w:rPr>
          <w:rFonts w:eastAsia="楷体" w:hint="eastAsia"/>
          <w:color w:val="595959"/>
          <w:sz w:val="21"/>
        </w:rPr>
        <w:t>尾注、</w:t>
      </w:r>
      <w:r w:rsidRPr="00CA39A9">
        <w:rPr>
          <w:rFonts w:eastAsia="楷体" w:hint="eastAsia"/>
          <w:color w:val="595959"/>
          <w:sz w:val="21"/>
        </w:rPr>
        <w:t>NOTEREF</w:t>
      </w:r>
      <w:r w:rsidRPr="00CA39A9">
        <w:rPr>
          <w:rFonts w:eastAsia="楷体" w:hint="eastAsia"/>
          <w:color w:val="595959"/>
          <w:sz w:val="21"/>
        </w:rPr>
        <w:t>、题注、</w:t>
      </w:r>
      <w:r w:rsidRPr="00CA39A9">
        <w:rPr>
          <w:rFonts w:eastAsia="楷体" w:hint="eastAsia"/>
          <w:color w:val="595959"/>
          <w:sz w:val="21"/>
        </w:rPr>
        <w:t>CITATION/BIBLIOGRAPHY</w:t>
      </w:r>
      <w:r w:rsidRPr="00CA39A9">
        <w:rPr>
          <w:rFonts w:eastAsia="楷体" w:hint="eastAsia"/>
          <w:color w:val="595959"/>
          <w:sz w:val="21"/>
        </w:rPr>
        <w:t>、带</w:t>
      </w:r>
      <w:r w:rsidRPr="00CA39A9">
        <w:rPr>
          <w:rFonts w:eastAsia="楷体" w:hint="eastAsia"/>
          <w:color w:val="595959"/>
          <w:sz w:val="21"/>
        </w:rPr>
        <w:t xml:space="preserve"> ScreenTip </w:t>
      </w:r>
      <w:r w:rsidRPr="00CA39A9">
        <w:rPr>
          <w:rFonts w:eastAsia="楷体" w:hint="eastAsia"/>
          <w:color w:val="595959"/>
          <w:sz w:val="21"/>
        </w:rPr>
        <w:t>的超链接、</w:t>
      </w:r>
      <w:r w:rsidRPr="00CA39A9">
        <w:rPr>
          <w:rFonts w:eastAsia="楷体" w:hint="eastAsia"/>
          <w:color w:val="595959"/>
          <w:sz w:val="21"/>
        </w:rPr>
        <w:t>STYLEREF</w:t>
      </w:r>
      <w:r w:rsidRPr="00CA39A9">
        <w:rPr>
          <w:rFonts w:eastAsia="楷体" w:hint="eastAsia"/>
          <w:color w:val="595959"/>
          <w:sz w:val="21"/>
        </w:rPr>
        <w:t>、索引。</w:t>
      </w:r>
    </w:p>
    <w:p w14:paraId="58607E00" w14:textId="77777777" w:rsidR="00CA39A9" w:rsidRDefault="00CA39A9" w:rsidP="00CA39A9">
      <w:pPr>
        <w:pStyle w:val="2"/>
        <w:spacing w:before="240" w:after="120"/>
        <w:rPr>
          <w:rFonts w:hint="eastAsia"/>
        </w:rPr>
      </w:pPr>
      <w:bookmarkStart w:id="29" w:name="_Toc238217332"/>
      <w:r w:rsidRPr="00CA39A9">
        <w:rPr>
          <w:rFonts w:ascii="Times New Roman" w:eastAsia="黑体" w:hint="eastAsia"/>
          <w:b/>
          <w:color w:val="C00000"/>
          <w:sz w:val="28"/>
        </w:rPr>
        <w:t>十六、审阅加深：回复、高亮、再插修订</w:t>
      </w:r>
      <w:bookmarkEnd w:id="29"/>
    </w:p>
    <w:p w14:paraId="25AA92D8" w14:textId="77777777" w:rsidR="00CA39A9" w:rsidRPr="00CA39A9" w:rsidRDefault="00CA39A9" w:rsidP="00CA39A9">
      <w:pPr>
        <w:ind w:firstLineChars="200" w:firstLine="480"/>
        <w:rPr>
          <w:rFonts w:hint="eastAsia"/>
          <w:highlight w:val="yellow"/>
        </w:rPr>
      </w:pPr>
      <w:commentRangeStart w:id="30"/>
      <w:commentRangeStart w:id="31"/>
      <w:r w:rsidRPr="00CA39A9">
        <w:rPr>
          <w:rFonts w:eastAsia="宋体" w:hint="eastAsia"/>
          <w:sz w:val="24"/>
          <w:highlight w:val="yellow"/>
        </w:rPr>
        <w:t>本段同时带批注和高亮，便于对照审阅窗格与正文标记。</w:t>
      </w:r>
      <w:commentRangeEnd w:id="30"/>
      <w:r w:rsidRPr="00CA39A9">
        <w:rPr>
          <w:rStyle w:val="af4"/>
          <w:rFonts w:hint="eastAsia"/>
          <w:sz w:val="22"/>
          <w:szCs w:val="24"/>
          <w:highlight w:val="yellow"/>
        </w:rPr>
        <w:commentReference w:id="30"/>
      </w:r>
      <w:commentRangeEnd w:id="31"/>
      <w:r w:rsidRPr="00CA39A9">
        <w:rPr>
          <w:rStyle w:val="af4"/>
          <w:rFonts w:hint="eastAsia"/>
          <w:sz w:val="22"/>
          <w:szCs w:val="24"/>
          <w:highlight w:val="yellow"/>
        </w:rPr>
        <w:commentReference w:id="31"/>
      </w:r>
    </w:p>
    <w:p w14:paraId="1A1CFB41" w14:textId="77777777" w:rsidR="00CA39A9" w:rsidRDefault="00CA39A9" w:rsidP="00CA39A9">
      <w:pPr>
        <w:ind w:firstLineChars="200" w:firstLine="480"/>
        <w:rPr>
          <w:rFonts w:hint="eastAsia"/>
        </w:rPr>
      </w:pPr>
      <w:r w:rsidRPr="00CA39A9">
        <w:rPr>
          <w:rFonts w:eastAsia="宋体" w:hint="eastAsia"/>
          <w:sz w:val="24"/>
        </w:rPr>
        <w:t>关键词「待删句」将在修订模式下删除；「待插入」将显示为插入修订。</w:t>
      </w:r>
    </w:p>
    <w:p w14:paraId="72919E13" w14:textId="1FB28D24" w:rsidR="00CA39A9" w:rsidRDefault="00CA39A9" w:rsidP="00562DC0">
      <w:pPr>
        <w:rPr>
          <w:rFonts w:hint="eastAsia"/>
        </w:rPr>
      </w:pPr>
      <w:r w:rsidRPr="00CA39A9">
        <w:rPr>
          <w:rFonts w:eastAsia="宋体" w:hint="eastAsia"/>
          <w:sz w:val="24"/>
        </w:rPr>
        <w:lastRenderedPageBreak/>
        <w:t>保留句。</w:t>
      </w:r>
      <w:del w:id="32" w:author="嘉淇 卢" w:date="2026-08-21T15:07:00Z" w16du:dateUtc="2026-08-21T07:07:00Z">
        <w:r w:rsidRPr="00CA39A9" w:rsidDel="00CA39A9">
          <w:rPr>
            <w:rFonts w:eastAsia="宋体" w:hint="eastAsia"/>
            <w:sz w:val="24"/>
          </w:rPr>
          <w:delText>待删句。</w:delText>
        </w:r>
      </w:del>
      <w:r w:rsidRPr="00CA39A9">
        <w:rPr>
          <w:rFonts w:eastAsia="宋体" w:hint="eastAsia"/>
          <w:sz w:val="24"/>
        </w:rPr>
        <w:t>保留句。</w:t>
      </w:r>
      <w:ins w:id="33" w:author="嘉淇 卢" w:date="2026-08-21T15:07:00Z" w16du:dateUtc="2026-08-21T07:07:00Z">
        <w:r>
          <w:rPr>
            <w:rFonts w:eastAsia="宋体" w:hint="eastAsia"/>
            <w:sz w:val="24"/>
          </w:rPr>
          <w:t>待插入：此处为修订插入文本。</w:t>
        </w:r>
      </w:ins>
    </w:p>
    <w:p w14:paraId="094C3DBA" w14:textId="77777777" w:rsidR="00CA39A9" w:rsidRDefault="00CA39A9" w:rsidP="00562DC0">
      <w:pPr>
        <w:rPr>
          <w:rFonts w:hint="eastAsia"/>
        </w:rPr>
      </w:pPr>
      <w:r w:rsidRPr="00CA39A9">
        <w:rPr>
          <w:rFonts w:eastAsia="宋体" w:hint="eastAsia"/>
          <w:sz w:val="24"/>
          <w:highlight w:val="cyan"/>
        </w:rPr>
        <w:t>青绿高亮</w:t>
      </w:r>
      <w:r w:rsidRPr="00CA39A9">
        <w:rPr>
          <w:rFonts w:eastAsia="宋体" w:hint="eastAsia"/>
          <w:sz w:val="24"/>
        </w:rPr>
        <w:t>表示已采纳意见；</w:t>
      </w:r>
      <w:r w:rsidRPr="00CA39A9">
        <w:rPr>
          <w:rFonts w:eastAsia="宋体" w:hint="eastAsia"/>
          <w:sz w:val="24"/>
          <w:highlight w:val="green"/>
        </w:rPr>
        <w:t>亮绿</w:t>
      </w:r>
      <w:r w:rsidRPr="00CA39A9">
        <w:rPr>
          <w:rFonts w:eastAsia="宋体" w:hint="eastAsia"/>
          <w:sz w:val="24"/>
        </w:rPr>
        <w:t>表示作者自检。</w:t>
      </w:r>
    </w:p>
    <w:p w14:paraId="19E808CA" w14:textId="77777777" w:rsidR="00CA39A9" w:rsidRDefault="00CA39A9" w:rsidP="00CA39A9">
      <w:pPr>
        <w:pStyle w:val="2"/>
        <w:spacing w:before="240" w:after="120"/>
        <w:rPr>
          <w:rFonts w:hint="eastAsia"/>
        </w:rPr>
      </w:pPr>
      <w:bookmarkStart w:id="34" w:name="_Toc238217333"/>
      <w:r w:rsidRPr="00CA39A9">
        <w:rPr>
          <w:rFonts w:ascii="Times New Roman" w:eastAsia="黑体" w:hint="eastAsia"/>
          <w:b/>
          <w:sz w:val="28"/>
        </w:rPr>
        <w:t>十七、更多脚注、自定义标记与交叉引用</w:t>
      </w:r>
      <w:bookmarkEnd w:id="34"/>
    </w:p>
    <w:p w14:paraId="53E03CDB" w14:textId="08DF289E" w:rsidR="00CA39A9" w:rsidRDefault="00CA39A9" w:rsidP="00CA39A9">
      <w:pPr>
        <w:ind w:firstLineChars="200" w:firstLine="480"/>
        <w:rPr>
          <w:rFonts w:hint="eastAsia"/>
        </w:rPr>
      </w:pPr>
      <w:r w:rsidRPr="00CA39A9">
        <w:rPr>
          <w:rFonts w:eastAsia="宋体" w:hint="eastAsia"/>
          <w:sz w:val="24"/>
        </w:rPr>
        <w:t>第三脚注跟在句末。¹</w:t>
      </w:r>
      <w:r w:rsidRPr="00CA39A9">
        <w:rPr>
          <w:rFonts w:eastAsia="宋体" w:hint="eastAsia"/>
          <w:sz w:val="24"/>
        </w:rPr>
        <w:t xml:space="preserve"> </w:t>
      </w:r>
      <w:r w:rsidRPr="00CA39A9">
        <w:rPr>
          <w:rFonts w:eastAsia="宋体" w:hint="eastAsia"/>
          <w:sz w:val="24"/>
        </w:rPr>
        <w:t>符号由</w:t>
      </w:r>
      <w:r w:rsidRPr="00CA39A9">
        <w:rPr>
          <w:rFonts w:eastAsia="宋体" w:hint="eastAsia"/>
          <w:sz w:val="24"/>
        </w:rPr>
        <w:t xml:space="preserve"> Word </w:t>
      </w:r>
      <w:r w:rsidRPr="00CA39A9">
        <w:rPr>
          <w:rFonts w:eastAsia="宋体" w:hint="eastAsia"/>
          <w:sz w:val="24"/>
        </w:rPr>
        <w:t>自动编号。</w:t>
      </w:r>
      <w:bookmarkStart w:id="35" w:name="fnThird"/>
      <w:r>
        <w:rPr>
          <w:rStyle w:val="afb"/>
          <w:rFonts w:eastAsia="宋体" w:hint="eastAsia"/>
          <w:sz w:val="24"/>
        </w:rPr>
        <w:footnoteReference w:id="3"/>
      </w:r>
      <w:bookmarkEnd w:id="35"/>
    </w:p>
    <w:p w14:paraId="76558A99" w14:textId="4AB3073F" w:rsidR="00CA39A9" w:rsidRDefault="00CA39A9" w:rsidP="00CA39A9">
      <w:pPr>
        <w:ind w:firstLineChars="200" w:firstLine="480"/>
        <w:rPr>
          <w:rFonts w:hint="eastAsia"/>
        </w:rPr>
      </w:pPr>
      <w:r w:rsidRPr="00CA39A9">
        <w:rPr>
          <w:rFonts w:eastAsia="宋体" w:hint="eastAsia"/>
          <w:sz w:val="24"/>
        </w:rPr>
        <w:t>自定义标记脚注（星号）常用于标题或作者说明。</w:t>
      </w:r>
      <w:r>
        <w:rPr>
          <w:rStyle w:val="afb"/>
          <w:rFonts w:eastAsia="宋体" w:hint="eastAsia"/>
          <w:sz w:val="24"/>
        </w:rPr>
        <w:footnoteReference w:customMarkFollows="1" w:id="4"/>
        <w:t>*</w:t>
      </w:r>
    </w:p>
    <w:p w14:paraId="56F48D8B" w14:textId="7EE6EE3A" w:rsidR="00CA39A9" w:rsidRDefault="00CA39A9" w:rsidP="00CA39A9">
      <w:pPr>
        <w:ind w:firstLineChars="200" w:firstLine="480"/>
        <w:rPr>
          <w:rFonts w:hint="eastAsia"/>
        </w:rPr>
      </w:pPr>
      <w:r w:rsidRPr="00CA39A9">
        <w:rPr>
          <w:rFonts w:eastAsia="宋体" w:hint="eastAsia"/>
          <w:sz w:val="24"/>
        </w:rPr>
        <w:t>第四条自动编号脚注，便于后面做</w:t>
      </w:r>
      <w:r w:rsidRPr="00CA39A9">
        <w:rPr>
          <w:rFonts w:eastAsia="宋体" w:hint="eastAsia"/>
          <w:sz w:val="24"/>
        </w:rPr>
        <w:t xml:space="preserve"> NOTEREF</w:t>
      </w:r>
      <w:r w:rsidRPr="00CA39A9">
        <w:rPr>
          <w:rFonts w:eastAsia="宋体" w:hint="eastAsia"/>
          <w:sz w:val="24"/>
        </w:rPr>
        <w:t>。</w:t>
      </w:r>
      <w:bookmarkStart w:id="36" w:name="fnFourth"/>
      <w:r>
        <w:rPr>
          <w:rStyle w:val="afb"/>
          <w:rFonts w:eastAsia="宋体" w:hint="eastAsia"/>
          <w:sz w:val="24"/>
        </w:rPr>
        <w:footnoteReference w:id="5"/>
      </w:r>
      <w:bookmarkEnd w:id="36"/>
    </w:p>
    <w:p w14:paraId="77165D4F" w14:textId="6AFD59B0" w:rsidR="00CA39A9" w:rsidRDefault="00CA39A9" w:rsidP="00CA39A9">
      <w:pPr>
        <w:ind w:firstLineChars="200" w:firstLine="480"/>
        <w:rPr>
          <w:rFonts w:hint="eastAsia"/>
        </w:rPr>
      </w:pPr>
      <w:r w:rsidRPr="00CA39A9">
        <w:rPr>
          <w:rFonts w:eastAsia="宋体" w:hint="eastAsia"/>
          <w:sz w:val="24"/>
        </w:rPr>
        <w:t>正文交叉引用脚注：参见脚注</w:t>
      </w:r>
      <w:r w:rsidRPr="00CA39A9">
        <w:rPr>
          <w:rFonts w:eastAsia="宋体" w:hint="eastAsia"/>
          <w:sz w:val="24"/>
        </w:rPr>
        <w:t xml:space="preserve"> </w:t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NOTEREF fnFourth \h </w:instrText>
      </w:r>
      <w:r>
        <w:rPr>
          <w:rFonts w:eastAsia="宋体" w:hint="eastAsia"/>
          <w:sz w:val="24"/>
        </w:rPr>
      </w:r>
      <w:r>
        <w:rPr>
          <w:rFonts w:eastAsia="宋体" w:hint="eastAsia"/>
          <w:sz w:val="24"/>
        </w:rPr>
        <w:fldChar w:fldCharType="separate"/>
      </w:r>
      <w:r>
        <w:rPr>
          <w:rFonts w:eastAsia="宋体" w:hint="eastAsia"/>
          <w:sz w:val="24"/>
        </w:rPr>
        <w:t>4</w:t>
      </w:r>
      <w:r>
        <w:rPr>
          <w:rFonts w:eastAsia="宋体" w:hint="eastAsia"/>
          <w:sz w:val="24"/>
        </w:rPr>
        <w:fldChar w:fldCharType="end"/>
      </w:r>
    </w:p>
    <w:p w14:paraId="5D92BDFA" w14:textId="618F0978" w:rsidR="00CA39A9" w:rsidRDefault="00CA39A9" w:rsidP="00562DC0">
      <w:pPr>
        <w:rPr>
          <w:rFonts w:hint="eastAsia"/>
        </w:rPr>
      </w:pPr>
      <w:r w:rsidRPr="00CA39A9">
        <w:rPr>
          <w:rFonts w:eastAsia="宋体" w:hint="eastAsia"/>
          <w:sz w:val="24"/>
        </w:rPr>
        <w:t>再插一条尾注，与脚注分区显示。</w:t>
      </w:r>
      <w:r>
        <w:rPr>
          <w:rStyle w:val="afe"/>
          <w:rFonts w:eastAsia="宋体" w:hint="eastAsia"/>
          <w:sz w:val="24"/>
        </w:rPr>
        <w:endnoteReference w:id="2"/>
      </w:r>
    </w:p>
    <w:p w14:paraId="743B3797" w14:textId="77777777" w:rsidR="00CA39A9" w:rsidRDefault="00CA39A9" w:rsidP="00CA39A9">
      <w:pPr>
        <w:pStyle w:val="2"/>
        <w:spacing w:before="240" w:after="120"/>
        <w:rPr>
          <w:rFonts w:hint="eastAsia"/>
        </w:rPr>
      </w:pPr>
      <w:bookmarkStart w:id="37" w:name="_Toc238217334"/>
      <w:r w:rsidRPr="00CA39A9">
        <w:rPr>
          <w:rFonts w:ascii="Times New Roman" w:eastAsia="黑体" w:hint="eastAsia"/>
          <w:b/>
          <w:sz w:val="28"/>
        </w:rPr>
        <w:t>十八、题注（</w:t>
      </w:r>
      <w:r w:rsidRPr="00CA39A9">
        <w:rPr>
          <w:rFonts w:ascii="Times New Roman" w:eastAsia="黑体" w:hint="eastAsia"/>
          <w:b/>
          <w:sz w:val="28"/>
        </w:rPr>
        <w:t>Figure/Table</w:t>
      </w:r>
      <w:r w:rsidRPr="00CA39A9">
        <w:rPr>
          <w:rFonts w:ascii="Times New Roman" w:eastAsia="黑体" w:hint="eastAsia"/>
          <w:b/>
          <w:sz w:val="28"/>
        </w:rPr>
        <w:t>）与</w:t>
      </w:r>
      <w:r w:rsidRPr="00CA39A9">
        <w:rPr>
          <w:rFonts w:ascii="Times New Roman" w:eastAsia="黑体" w:hint="eastAsia"/>
          <w:b/>
          <w:sz w:val="28"/>
        </w:rPr>
        <w:t xml:space="preserve"> REF </w:t>
      </w:r>
      <w:r w:rsidRPr="00CA39A9">
        <w:rPr>
          <w:rFonts w:ascii="Times New Roman" w:eastAsia="黑体" w:hint="eastAsia"/>
          <w:b/>
          <w:sz w:val="28"/>
        </w:rPr>
        <w:t>交叉引用</w:t>
      </w:r>
      <w:bookmarkEnd w:id="37"/>
    </w:p>
    <w:p w14:paraId="1620ECAC" w14:textId="3BD11CF2" w:rsidR="00CA39A9" w:rsidRDefault="00CA39A9" w:rsidP="00CA39A9">
      <w:pPr>
        <w:pStyle w:val="aff"/>
        <w:keepNext/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审阅演示用三列表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A39A9" w14:paraId="7C3E404B" w14:textId="77777777" w:rsidTr="00CA39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</w:tcPr>
          <w:p w14:paraId="42917282" w14:textId="4832D6B7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b/>
                <w:sz w:val="21"/>
              </w:rPr>
              <w:t>项目</w:t>
            </w:r>
          </w:p>
        </w:tc>
        <w:tc>
          <w:tcPr>
            <w:tcW w:w="3009" w:type="dxa"/>
          </w:tcPr>
          <w:p w14:paraId="60E2C698" w14:textId="61640957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b/>
                <w:sz w:val="21"/>
              </w:rPr>
              <w:t>数值</w:t>
            </w:r>
          </w:p>
        </w:tc>
        <w:tc>
          <w:tcPr>
            <w:tcW w:w="3009" w:type="dxa"/>
          </w:tcPr>
          <w:p w14:paraId="76E9A3CF" w14:textId="55C726CC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b/>
                <w:sz w:val="21"/>
              </w:rPr>
              <w:t>备注</w:t>
            </w:r>
          </w:p>
        </w:tc>
      </w:tr>
      <w:tr w:rsidR="00CA39A9" w14:paraId="4C1268F0" w14:textId="77777777" w:rsidTr="00CA39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</w:tcPr>
          <w:p w14:paraId="7B358670" w14:textId="542831EE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样本</w:t>
            </w:r>
            <w:r w:rsidRPr="00CA39A9">
              <w:rPr>
                <w:rFonts w:eastAsia="宋体" w:hint="eastAsia"/>
                <w:sz w:val="21"/>
              </w:rPr>
              <w:t xml:space="preserve"> A</w:t>
            </w:r>
          </w:p>
        </w:tc>
        <w:tc>
          <w:tcPr>
            <w:tcW w:w="3009" w:type="dxa"/>
          </w:tcPr>
          <w:p w14:paraId="4F736701" w14:textId="25105ECA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12.3</w:t>
            </w:r>
          </w:p>
        </w:tc>
        <w:tc>
          <w:tcPr>
            <w:tcW w:w="3009" w:type="dxa"/>
          </w:tcPr>
          <w:p w14:paraId="194375FF" w14:textId="0011315F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对照组</w:t>
            </w:r>
          </w:p>
        </w:tc>
      </w:tr>
      <w:tr w:rsidR="00CA39A9" w14:paraId="0E5E06AD" w14:textId="77777777" w:rsidTr="00CA39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8" w:type="dxa"/>
          </w:tcPr>
          <w:p w14:paraId="7950ACF4" w14:textId="2E9FAFA7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样本</w:t>
            </w:r>
            <w:r w:rsidRPr="00CA39A9">
              <w:rPr>
                <w:rFonts w:eastAsia="宋体" w:hint="eastAsia"/>
                <w:sz w:val="21"/>
              </w:rPr>
              <w:t xml:space="preserve"> B</w:t>
            </w:r>
          </w:p>
        </w:tc>
        <w:tc>
          <w:tcPr>
            <w:tcW w:w="3009" w:type="dxa"/>
          </w:tcPr>
          <w:p w14:paraId="270810D1" w14:textId="3F225E9B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15.8</w:t>
            </w:r>
          </w:p>
        </w:tc>
        <w:tc>
          <w:tcPr>
            <w:tcW w:w="3009" w:type="dxa"/>
          </w:tcPr>
          <w:p w14:paraId="7B79E548" w14:textId="2494259F" w:rsidR="00CA39A9" w:rsidRDefault="00CA39A9" w:rsidP="00CA39A9">
            <w:pPr>
              <w:jc w:val="center"/>
              <w:rPr>
                <w:rFonts w:hint="eastAsia"/>
              </w:rPr>
            </w:pPr>
            <w:r w:rsidRPr="00CA39A9">
              <w:rPr>
                <w:rFonts w:eastAsia="宋体" w:hint="eastAsia"/>
                <w:sz w:val="21"/>
              </w:rPr>
              <w:t>实验组</w:t>
            </w:r>
          </w:p>
        </w:tc>
      </w:tr>
    </w:tbl>
    <w:p w14:paraId="7E7A8C4F" w14:textId="77777777" w:rsidR="00CA39A9" w:rsidRDefault="00CA39A9" w:rsidP="00CA39A9">
      <w:pPr>
        <w:jc w:val="center"/>
        <w:rPr>
          <w:rFonts w:eastAsia="楷体" w:hint="eastAsia"/>
          <w:color w:val="595959"/>
          <w:sz w:val="21"/>
        </w:rPr>
      </w:pPr>
      <w:r w:rsidRPr="00CA39A9">
        <w:rPr>
          <w:rFonts w:eastAsia="楷体" w:hint="eastAsia"/>
          <w:color w:val="595959"/>
          <w:sz w:val="21"/>
        </w:rPr>
        <w:t>（示意图占位，下面加</w:t>
      </w:r>
      <w:r w:rsidRPr="00CA39A9">
        <w:rPr>
          <w:rFonts w:eastAsia="楷体" w:hint="eastAsia"/>
          <w:color w:val="595959"/>
          <w:sz w:val="21"/>
        </w:rPr>
        <w:t xml:space="preserve"> Figure </w:t>
      </w:r>
      <w:r w:rsidRPr="00CA39A9">
        <w:rPr>
          <w:rFonts w:eastAsia="楷体" w:hint="eastAsia"/>
          <w:color w:val="595959"/>
          <w:sz w:val="21"/>
        </w:rPr>
        <w:t>题注）</w:t>
      </w:r>
    </w:p>
    <w:p w14:paraId="486669DD" w14:textId="77777777" w:rsidR="00CA39A9" w:rsidRDefault="00CA39A9" w:rsidP="00CA39A9">
      <w:pPr>
        <w:keepNext/>
        <w:jc w:val="center"/>
        <w:rPr>
          <w:rFonts w:hint="eastAsia"/>
        </w:rPr>
      </w:pPr>
    </w:p>
    <w:p w14:paraId="0A744DB4" w14:textId="25D51A70" w:rsidR="00CA39A9" w:rsidRDefault="00CA39A9" w:rsidP="00CA39A9">
      <w:pPr>
        <w:pStyle w:val="aff"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示意图题注（</w:t>
      </w:r>
      <w:r>
        <w:rPr>
          <w:rFonts w:hint="eastAsia"/>
        </w:rPr>
        <w:t>InsertCaption Label=Figure</w:t>
      </w:r>
      <w:r>
        <w:rPr>
          <w:rFonts w:hint="eastAsia"/>
        </w:rPr>
        <w:t>）交叉引用书签</w:t>
      </w:r>
      <w:r>
        <w:rPr>
          <w:rFonts w:hint="eastAsia"/>
        </w:rPr>
        <w:t xml:space="preserve"> MoreReview</w:t>
      </w:r>
      <w:r>
        <w:rPr>
          <w:rFonts w:hint="eastAsia"/>
        </w:rPr>
        <w:t>：</w:t>
      </w:r>
    </w:p>
    <w:p w14:paraId="4D81102D" w14:textId="1C5440F6" w:rsidR="00CA39A9" w:rsidRDefault="00CA39A9" w:rsidP="00CA39A9">
      <w:pPr>
        <w:pStyle w:val="aff"/>
        <w:ind w:firstLineChars="200" w:firstLine="400"/>
        <w:jc w:val="center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REF MoreReview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CA39A9">
        <w:rPr>
          <w:rFonts w:hint="eastAsia"/>
          <w:b/>
          <w:sz w:val="32"/>
        </w:rPr>
        <w:t>增补页：审阅、脚注、引用、超链接（续）</w:t>
      </w:r>
      <w:r>
        <w:rPr>
          <w:rFonts w:hint="eastAsia"/>
        </w:rPr>
        <w:fldChar w:fldCharType="end"/>
      </w:r>
      <w:r>
        <w:rPr>
          <w:rFonts w:hint="eastAsia"/>
        </w:rPr>
        <w:t xml:space="preserve">STYLEREF </w:t>
      </w:r>
      <w:r>
        <w:rPr>
          <w:rFonts w:hint="eastAsia"/>
        </w:rPr>
        <w:t>取当前「标题</w:t>
      </w:r>
      <w:r>
        <w:rPr>
          <w:rFonts w:hint="eastAsia"/>
        </w:rPr>
        <w:t xml:space="preserve"> 1</w:t>
      </w:r>
      <w:r>
        <w:rPr>
          <w:rFonts w:hint="eastAsia"/>
        </w:rPr>
        <w:t>」文本：</w:t>
      </w:r>
    </w:p>
    <w:p w14:paraId="1A45E38A" w14:textId="0AF748FF" w:rsidR="00CA39A9" w:rsidRDefault="00CA39A9" w:rsidP="00CA39A9">
      <w:pPr>
        <w:pStyle w:val="aff"/>
        <w:ind w:firstLineChars="200" w:firstLine="400"/>
        <w:jc w:val="center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1"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增补页：审阅、脚注、引用、超链接（续）</w:t>
      </w:r>
      <w:r>
        <w:rPr>
          <w:rFonts w:hint="eastAsia"/>
        </w:rPr>
        <w:fldChar w:fldCharType="end"/>
      </w:r>
      <w:r>
        <w:rPr>
          <w:rFonts w:hint="eastAsia"/>
        </w:rPr>
        <w:t>十九、文献引用域（</w:t>
      </w:r>
      <w:r>
        <w:rPr>
          <w:rFonts w:hint="eastAsia"/>
        </w:rPr>
        <w:t>CITATION=96</w:t>
      </w:r>
      <w:r>
        <w:rPr>
          <w:rFonts w:hint="eastAsia"/>
        </w:rPr>
        <w:t>，</w:t>
      </w:r>
      <w:r>
        <w:rPr>
          <w:rFonts w:hint="eastAsia"/>
        </w:rPr>
        <w:t>BIBLIOGRAPHY=97</w:t>
      </w:r>
      <w:r>
        <w:rPr>
          <w:rFonts w:hint="eastAsia"/>
        </w:rPr>
        <w:t>）</w:t>
      </w:r>
    </w:p>
    <w:p w14:paraId="0B22DB98" w14:textId="51BAC21D" w:rsidR="00CA39A9" w:rsidRDefault="00CA39A9" w:rsidP="00CA39A9">
      <w:pPr>
        <w:pStyle w:val="2"/>
        <w:spacing w:before="240" w:after="120"/>
        <w:ind w:firstLineChars="200" w:firstLine="480"/>
        <w:rPr>
          <w:rFonts w:hint="eastAsia"/>
        </w:rPr>
      </w:pPr>
      <w:bookmarkStart w:id="38" w:name="_Toc238217335"/>
      <w:r w:rsidRPr="00CA39A9">
        <w:rPr>
          <w:rFonts w:eastAsia="宋体" w:hint="eastAsia"/>
          <w:sz w:val="24"/>
        </w:rPr>
        <w:lastRenderedPageBreak/>
        <w:t>正文里插入两条引文：先书后刊。</w:t>
      </w:r>
      <w:sdt>
        <w:sdtPr>
          <w:rPr>
            <w:rFonts w:eastAsia="宋体" w:hint="eastAsia"/>
            <w:sz w:val="24"/>
          </w:rPr>
          <w:id w:val="-384171872"/>
          <w:citation/>
        </w:sdtPr>
        <w:sdtContent>
          <w:r>
            <w:rPr>
              <w:rFonts w:eastAsia="宋体" w:hint="eastAsia"/>
              <w:sz w:val="24"/>
            </w:rPr>
            <w:fldChar w:fldCharType="begin"/>
          </w:r>
          <w:r>
            <w:rPr>
              <w:rFonts w:eastAsia="宋体" w:hint="eastAsia"/>
              <w:sz w:val="24"/>
            </w:rPr>
            <w:instrText xml:space="preserve"> CITATION Li2021 \* MERGEFORMAT </w:instrText>
          </w:r>
          <w:r>
            <w:rPr>
              <w:rFonts w:eastAsia="宋体" w:hint="eastAsia"/>
              <w:sz w:val="24"/>
            </w:rPr>
            <w:fldChar w:fldCharType="separate"/>
          </w:r>
          <w:r>
            <w:rPr>
              <w:rFonts w:eastAsia="宋体" w:hint="eastAsia"/>
              <w:noProof/>
              <w:sz w:val="24"/>
            </w:rPr>
            <w:t xml:space="preserve"> </w:t>
          </w:r>
          <w:r w:rsidRPr="00CA39A9">
            <w:rPr>
              <w:rFonts w:eastAsia="宋体" w:hint="eastAsia"/>
              <w:noProof/>
              <w:sz w:val="24"/>
            </w:rPr>
            <w:t>(</w:t>
          </w:r>
          <w:r w:rsidRPr="00CA39A9">
            <w:rPr>
              <w:rFonts w:eastAsia="宋体" w:hint="eastAsia"/>
              <w:noProof/>
              <w:sz w:val="24"/>
            </w:rPr>
            <w:t>李</w:t>
          </w:r>
          <w:r w:rsidRPr="00CA39A9">
            <w:rPr>
              <w:rFonts w:eastAsia="宋体" w:hint="eastAsia"/>
              <w:noProof/>
              <w:sz w:val="24"/>
            </w:rPr>
            <w:t>, 2021)</w:t>
          </w:r>
          <w:r>
            <w:rPr>
              <w:rFonts w:eastAsia="宋体" w:hint="eastAsia"/>
              <w:sz w:val="24"/>
            </w:rPr>
            <w:fldChar w:fldCharType="end"/>
          </w:r>
        </w:sdtContent>
      </w:sdt>
      <w:bookmarkEnd w:id="38"/>
    </w:p>
    <w:p w14:paraId="148A1B89" w14:textId="635EE1EB" w:rsidR="00CA39A9" w:rsidRDefault="00CA39A9" w:rsidP="00CA39A9">
      <w:pPr>
        <w:pStyle w:val="2"/>
        <w:spacing w:before="240" w:after="120"/>
        <w:rPr>
          <w:rFonts w:hint="eastAsia"/>
        </w:rPr>
      </w:pPr>
      <w:bookmarkStart w:id="39" w:name="_Toc238217336"/>
      <w:r w:rsidRPr="00CA39A9">
        <w:rPr>
          <w:rFonts w:eastAsia="宋体" w:hint="eastAsia"/>
          <w:sz w:val="24"/>
        </w:rPr>
        <w:t>期刊引文：</w:t>
      </w:r>
      <w:sdt>
        <w:sdtPr>
          <w:rPr>
            <w:rFonts w:eastAsia="宋体" w:hint="eastAsia"/>
            <w:sz w:val="24"/>
          </w:rPr>
          <w:id w:val="-731924929"/>
          <w:citation/>
        </w:sdtPr>
        <w:sdtContent>
          <w:r>
            <w:rPr>
              <w:rFonts w:eastAsia="宋体" w:hint="eastAsia"/>
              <w:sz w:val="24"/>
            </w:rPr>
            <w:fldChar w:fldCharType="begin"/>
          </w:r>
          <w:r>
            <w:rPr>
              <w:rFonts w:eastAsia="宋体" w:hint="eastAsia"/>
              <w:sz w:val="24"/>
            </w:rPr>
            <w:instrText xml:space="preserve"> CITATION Wang2022 \* MERGEFORMAT </w:instrText>
          </w:r>
          <w:r>
            <w:rPr>
              <w:rFonts w:eastAsia="宋体" w:hint="eastAsia"/>
              <w:sz w:val="24"/>
            </w:rPr>
            <w:fldChar w:fldCharType="separate"/>
          </w:r>
          <w:r>
            <w:rPr>
              <w:rFonts w:eastAsia="宋体" w:hint="eastAsia"/>
              <w:noProof/>
              <w:sz w:val="24"/>
            </w:rPr>
            <w:t xml:space="preserve"> </w:t>
          </w:r>
          <w:r w:rsidRPr="00CA39A9">
            <w:rPr>
              <w:rFonts w:eastAsia="宋体" w:hint="eastAsia"/>
              <w:noProof/>
              <w:sz w:val="24"/>
            </w:rPr>
            <w:t>(</w:t>
          </w:r>
          <w:r w:rsidRPr="00CA39A9">
            <w:rPr>
              <w:rFonts w:eastAsia="宋体" w:hint="eastAsia"/>
              <w:noProof/>
              <w:sz w:val="24"/>
            </w:rPr>
            <w:t>王</w:t>
          </w:r>
          <w:r w:rsidRPr="00CA39A9">
            <w:rPr>
              <w:rFonts w:eastAsia="宋体" w:hint="eastAsia"/>
              <w:noProof/>
              <w:sz w:val="24"/>
            </w:rPr>
            <w:t>, 2022)</w:t>
          </w:r>
          <w:r>
            <w:rPr>
              <w:rFonts w:eastAsia="宋体" w:hint="eastAsia"/>
              <w:sz w:val="24"/>
            </w:rPr>
            <w:fldChar w:fldCharType="end"/>
          </w:r>
        </w:sdtContent>
      </w:sdt>
      <w:bookmarkEnd w:id="39"/>
    </w:p>
    <w:p w14:paraId="0441E90C" w14:textId="77777777" w:rsidR="00CA39A9" w:rsidRDefault="00CA39A9" w:rsidP="00CA39A9">
      <w:pPr>
        <w:pStyle w:val="3"/>
        <w:rPr>
          <w:rFonts w:hint="eastAsia"/>
        </w:rPr>
      </w:pPr>
      <w:r>
        <w:rPr>
          <w:rFonts w:hint="eastAsia"/>
        </w:rPr>
        <w:t>参考文献表（BIBLIOGRAPHY 域）</w:t>
      </w:r>
    </w:p>
    <w:p w14:paraId="6B91D41F" w14:textId="77777777" w:rsidR="00CA39A9" w:rsidRDefault="00CA39A9" w:rsidP="00CA39A9">
      <w:pPr>
        <w:pStyle w:val="2"/>
        <w:spacing w:before="240" w:after="120"/>
        <w:rPr>
          <w:rFonts w:hint="eastAsia"/>
        </w:rPr>
      </w:pPr>
    </w:p>
    <w:p w14:paraId="0F276FAF" w14:textId="77777777" w:rsidR="00CA39A9" w:rsidRDefault="00CA39A9" w:rsidP="00CA39A9">
      <w:pPr>
        <w:pStyle w:val="aff0"/>
        <w:rPr>
          <w:noProof/>
          <w:kern w:val="0"/>
          <w:sz w:val="24"/>
          <w14:ligatures w14:val="none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BIBLIOGRAPHY  \* MERGEFORMAT </w:instrText>
      </w:r>
      <w:r>
        <w:rPr>
          <w:rFonts w:hint="eastAsia"/>
        </w:rPr>
        <w:fldChar w:fldCharType="separate"/>
      </w:r>
      <w:r>
        <w:rPr>
          <w:rFonts w:hint="eastAsia"/>
          <w:b/>
          <w:bCs/>
          <w:noProof/>
        </w:rPr>
        <w:t>李四. 2021.</w:t>
      </w:r>
      <w:r>
        <w:rPr>
          <w:rFonts w:hint="eastAsia"/>
          <w:noProof/>
        </w:rPr>
        <w:t xml:space="preserve"> COM 自动化与科技论文排版. 北京 : 示例出版社, 2021.</w:t>
      </w:r>
    </w:p>
    <w:p w14:paraId="76F44897" w14:textId="77777777" w:rsidR="00CA39A9" w:rsidRDefault="00CA39A9" w:rsidP="00CA39A9">
      <w:pPr>
        <w:pStyle w:val="aff0"/>
        <w:rPr>
          <w:rFonts w:hint="eastAsia"/>
          <w:noProof/>
        </w:rPr>
      </w:pPr>
      <w:r>
        <w:rPr>
          <w:rFonts w:hint="eastAsia"/>
          <w:b/>
          <w:bCs/>
          <w:noProof/>
        </w:rPr>
        <w:t>王五. 2022.</w:t>
      </w:r>
      <w:r>
        <w:rPr>
          <w:rFonts w:hint="eastAsia"/>
          <w:noProof/>
        </w:rPr>
        <w:t xml:space="preserve"> 脚注与交叉引用实践. 演示学报. 2022年, 卷 10, 2, 页 12-18.</w:t>
      </w:r>
    </w:p>
    <w:p w14:paraId="23082D54" w14:textId="77777777" w:rsidR="00CA39A9" w:rsidRDefault="00CA39A9" w:rsidP="00CA39A9">
      <w:pPr>
        <w:pStyle w:val="2"/>
        <w:spacing w:before="240" w:after="120"/>
        <w:rPr>
          <w:rFonts w:hint="eastAsia"/>
        </w:rPr>
      </w:pPr>
      <w:r w:rsidRPr="00CA39A9">
        <w:rPr>
          <w:rFonts w:ascii="Times New Roman" w:eastAsia="黑体" w:hint="eastAsia"/>
          <w:b/>
          <w:color w:val="006400"/>
          <w:sz w:val="28"/>
        </w:rPr>
        <w:lastRenderedPageBreak/>
        <w:fldChar w:fldCharType="end"/>
      </w:r>
      <w:bookmarkStart w:id="40" w:name="_Toc238217337"/>
      <w:r w:rsidRPr="00CA39A9">
        <w:rPr>
          <w:rFonts w:ascii="Times New Roman" w:eastAsia="黑体" w:hint="eastAsia"/>
          <w:b/>
          <w:color w:val="006400"/>
          <w:sz w:val="28"/>
        </w:rPr>
        <w:t>二十、超链接：网址、邮件、书签、</w:t>
      </w:r>
      <w:r w:rsidRPr="00CA39A9">
        <w:rPr>
          <w:rFonts w:ascii="Times New Roman" w:eastAsia="黑体" w:hint="eastAsia"/>
          <w:b/>
          <w:color w:val="006400"/>
          <w:sz w:val="28"/>
        </w:rPr>
        <w:t>ScreenTip</w:t>
      </w:r>
      <w:bookmarkEnd w:id="40"/>
    </w:p>
    <w:p w14:paraId="6F4F6907" w14:textId="2211A8A9" w:rsidR="00CA39A9" w:rsidRDefault="00CA39A9" w:rsidP="00CA39A9">
      <w:pPr>
        <w:pStyle w:val="2"/>
        <w:spacing w:before="240" w:after="120"/>
        <w:ind w:firstLineChars="200" w:firstLine="480"/>
        <w:rPr>
          <w:rFonts w:hint="eastAsia"/>
        </w:rPr>
      </w:pPr>
      <w:bookmarkStart w:id="41" w:name="_Toc238217338"/>
      <w:r w:rsidRPr="00CA39A9">
        <w:rPr>
          <w:rFonts w:eastAsia="宋体" w:hint="eastAsia"/>
          <w:sz w:val="24"/>
        </w:rPr>
        <w:t>带屏幕提示的网址：</w:t>
      </w:r>
      <w:hyperlink r:id="rId14" w:history="1">
        <w:r w:rsidRPr="00CA39A9">
          <w:rPr>
            <w:rStyle w:val="af2"/>
            <w:rFonts w:asciiTheme="minorHAnsi" w:eastAsiaTheme="minorEastAsia" w:hAnsiTheme="minorHAnsi" w:cstheme="minorBidi"/>
            <w:sz w:val="22"/>
            <w:szCs w:val="24"/>
          </w:rPr>
          <w:t>https://learn.microsoft.com/office/vba/api/word.comment</w:t>
        </w:r>
        <w:bookmarkEnd w:id="41"/>
      </w:hyperlink>
    </w:p>
    <w:p w14:paraId="415F294D" w14:textId="45C685FA" w:rsidR="00CA39A9" w:rsidRDefault="00CA39A9" w:rsidP="00CA39A9">
      <w:pPr>
        <w:pStyle w:val="2"/>
        <w:spacing w:before="240" w:after="120"/>
        <w:rPr>
          <w:rFonts w:hint="eastAsia"/>
        </w:rPr>
      </w:pPr>
      <w:bookmarkStart w:id="42" w:name="_Toc238217339"/>
      <w:r w:rsidRPr="00CA39A9">
        <w:rPr>
          <w:rFonts w:eastAsia="宋体" w:hint="eastAsia"/>
          <w:sz w:val="24"/>
        </w:rPr>
        <w:t>脚注对象文档：</w:t>
      </w:r>
      <w:hyperlink r:id="rId15" w:history="1">
        <w:r w:rsidRPr="00CA39A9">
          <w:rPr>
            <w:rStyle w:val="af2"/>
            <w:rFonts w:asciiTheme="minorHAnsi" w:eastAsiaTheme="minorEastAsia" w:hAnsiTheme="minorHAnsi" w:cstheme="minorBidi"/>
            <w:sz w:val="22"/>
            <w:szCs w:val="24"/>
          </w:rPr>
          <w:t>https://learn.microsoft.com/office/vba/api/word.footnotes</w:t>
        </w:r>
        <w:bookmarkEnd w:id="42"/>
      </w:hyperlink>
    </w:p>
    <w:p w14:paraId="06DE5345" w14:textId="393764C1" w:rsidR="00CA39A9" w:rsidRDefault="00CA39A9" w:rsidP="00CA39A9">
      <w:pPr>
        <w:pStyle w:val="2"/>
        <w:spacing w:before="240" w:after="120"/>
        <w:rPr>
          <w:rFonts w:hint="eastAsia"/>
        </w:rPr>
      </w:pPr>
      <w:bookmarkStart w:id="43" w:name="_Toc238217340"/>
      <w:r w:rsidRPr="00CA39A9">
        <w:rPr>
          <w:rFonts w:eastAsia="宋体" w:hint="eastAsia"/>
          <w:sz w:val="24"/>
        </w:rPr>
        <w:t>书目概念文档：</w:t>
      </w:r>
      <w:hyperlink r:id="rId16" w:history="1">
        <w:r w:rsidRPr="00CA39A9">
          <w:rPr>
            <w:rStyle w:val="af2"/>
            <w:rFonts w:asciiTheme="minorHAnsi" w:eastAsiaTheme="minorEastAsia" w:hAnsiTheme="minorHAnsi" w:cstheme="minorBidi"/>
            <w:sz w:val="22"/>
            <w:szCs w:val="24"/>
          </w:rPr>
          <w:t>https://learn.microsoft.com/office/vba/word/concepts/working-with-word/working-with-bibliographies</w:t>
        </w:r>
        <w:bookmarkEnd w:id="43"/>
      </w:hyperlink>
    </w:p>
    <w:p w14:paraId="181EAC23" w14:textId="73CA48CB" w:rsidR="00CA39A9" w:rsidRDefault="00CA39A9" w:rsidP="00CA39A9">
      <w:pPr>
        <w:pStyle w:val="2"/>
        <w:spacing w:before="240" w:after="120"/>
        <w:rPr>
          <w:rFonts w:hint="eastAsia"/>
        </w:rPr>
      </w:pPr>
      <w:bookmarkStart w:id="44" w:name="_Toc238217341"/>
      <w:r w:rsidRPr="00CA39A9">
        <w:rPr>
          <w:rFonts w:eastAsia="宋体" w:hint="eastAsia"/>
          <w:sz w:val="24"/>
        </w:rPr>
        <w:t>邮件：</w:t>
      </w:r>
      <w:hyperlink r:id="rId17" w:history="1">
        <w:r w:rsidRPr="00CA39A9">
          <w:rPr>
            <w:rStyle w:val="af2"/>
            <w:rFonts w:asciiTheme="minorHAnsi" w:eastAsiaTheme="minorEastAsia" w:hAnsiTheme="minorHAnsi" w:cstheme="minorBidi"/>
            <w:sz w:val="22"/>
            <w:szCs w:val="24"/>
          </w:rPr>
          <w:t>mailto:editor@example.edu?subject=Thesis%20review</w:t>
        </w:r>
        <w:bookmarkEnd w:id="44"/>
      </w:hyperlink>
    </w:p>
    <w:p w14:paraId="6383523A" w14:textId="518E56F0" w:rsidR="00CA39A9" w:rsidRDefault="00CA39A9" w:rsidP="00CA39A9">
      <w:pPr>
        <w:pStyle w:val="2"/>
        <w:spacing w:before="240" w:after="120"/>
        <w:rPr>
          <w:rFonts w:hint="eastAsia"/>
        </w:rPr>
      </w:pPr>
      <w:bookmarkStart w:id="45" w:name="_Toc238217342"/>
      <w:r w:rsidRPr="00CA39A9">
        <w:rPr>
          <w:rFonts w:eastAsia="宋体" w:hint="eastAsia"/>
          <w:sz w:val="24"/>
        </w:rPr>
        <w:t>文档内跳转：</w:t>
      </w:r>
      <w:hyperlink w:anchor="MoreReview" w:tooltip="书签 MoreReview" w:history="1">
        <w:r>
          <w:rPr>
            <w:rStyle w:val="af2"/>
            <w:rFonts w:asciiTheme="minorHAnsi" w:eastAsiaTheme="minorEastAsia" w:hAnsiTheme="minorHAnsi" w:cstheme="minorBidi" w:hint="eastAsia"/>
            <w:sz w:val="22"/>
            <w:szCs w:val="24"/>
          </w:rPr>
          <w:t>回到本页标题</w:t>
        </w:r>
        <w:bookmarkEnd w:id="45"/>
      </w:hyperlink>
    </w:p>
    <w:p w14:paraId="045CC238" w14:textId="61586613" w:rsidR="00CA39A9" w:rsidRDefault="00CA39A9" w:rsidP="00CA39A9">
      <w:pPr>
        <w:pStyle w:val="2"/>
        <w:spacing w:before="240" w:after="120"/>
        <w:rPr>
          <w:rFonts w:hint="eastAsia"/>
        </w:rPr>
      </w:pPr>
      <w:bookmarkStart w:id="46" w:name="_Toc238217343"/>
      <w:r>
        <w:rPr>
          <w:rFonts w:hint="eastAsia"/>
        </w:rPr>
        <w:t>上一增补页：</w:t>
      </w:r>
      <w:hyperlink w:anchor="SecReview" w:tooltip="书签 SecReview" w:history="1">
        <w:r>
          <w:rPr>
            <w:rStyle w:val="af2"/>
            <w:rFonts w:asciiTheme="minorHAnsi" w:eastAsiaTheme="minorEastAsia" w:hAnsiTheme="minorHAnsi" w:cstheme="minorBidi" w:hint="eastAsia"/>
            <w:sz w:val="22"/>
            <w:szCs w:val="24"/>
          </w:rPr>
          <w:t>跳到「审阅、脚注、引用与导航」</w:t>
        </w:r>
        <w:bookmarkEnd w:id="46"/>
      </w:hyperlink>
    </w:p>
    <w:p w14:paraId="13438511" w14:textId="1F38577B" w:rsidR="00CA39A9" w:rsidRDefault="00CA39A9" w:rsidP="00CA39A9">
      <w:pPr>
        <w:pStyle w:val="2"/>
        <w:spacing w:before="240" w:after="120"/>
        <w:rPr>
          <w:rFonts w:hint="eastAsia"/>
        </w:rPr>
      </w:pPr>
      <w:bookmarkStart w:id="47" w:name="_Toc238217344"/>
      <w:r>
        <w:rPr>
          <w:rFonts w:hint="eastAsia"/>
        </w:rPr>
        <w:t>文首：</w:t>
      </w:r>
      <w:hyperlink w:anchor="DemoStart" w:history="1">
        <w:r w:rsidRPr="00CA39A9">
          <w:rPr>
            <w:rStyle w:val="af2"/>
            <w:rFonts w:asciiTheme="minorHAnsi" w:eastAsiaTheme="minorEastAsia" w:hAnsiTheme="minorHAnsi" w:cstheme="minorBidi"/>
            <w:sz w:val="22"/>
            <w:szCs w:val="24"/>
          </w:rPr>
          <w:t>DemoStart</w:t>
        </w:r>
        <w:bookmarkEnd w:id="47"/>
      </w:hyperlink>
    </w:p>
    <w:p w14:paraId="192A9C77" w14:textId="77777777" w:rsidR="00CA39A9" w:rsidRDefault="00CA39A9" w:rsidP="00CA39A9">
      <w:pPr>
        <w:pStyle w:val="2"/>
        <w:spacing w:before="240" w:after="120"/>
        <w:rPr>
          <w:rFonts w:hint="eastAsia"/>
        </w:rPr>
      </w:pPr>
      <w:bookmarkStart w:id="48" w:name="_Toc238217345"/>
      <w:r w:rsidRPr="00CA39A9">
        <w:rPr>
          <w:rFonts w:ascii="Times New Roman" w:eastAsia="黑体" w:hint="eastAsia"/>
          <w:b/>
          <w:sz w:val="28"/>
        </w:rPr>
        <w:t>二十一、索引项（</w:t>
      </w:r>
      <w:r w:rsidRPr="00CA39A9">
        <w:rPr>
          <w:rFonts w:ascii="Times New Roman" w:eastAsia="黑体" w:hint="eastAsia"/>
          <w:b/>
          <w:sz w:val="28"/>
        </w:rPr>
        <w:t>XE</w:t>
      </w:r>
      <w:r w:rsidRPr="00CA39A9">
        <w:rPr>
          <w:rFonts w:ascii="Times New Roman" w:eastAsia="黑体" w:hint="eastAsia"/>
          <w:b/>
          <w:sz w:val="28"/>
        </w:rPr>
        <w:t>）与</w:t>
      </w:r>
      <w:r w:rsidRPr="00CA39A9">
        <w:rPr>
          <w:rFonts w:ascii="Times New Roman" w:eastAsia="黑体" w:hint="eastAsia"/>
          <w:b/>
          <w:sz w:val="28"/>
        </w:rPr>
        <w:t xml:space="preserve"> INDEX </w:t>
      </w:r>
      <w:r w:rsidRPr="00CA39A9">
        <w:rPr>
          <w:rFonts w:ascii="Times New Roman" w:eastAsia="黑体" w:hint="eastAsia"/>
          <w:b/>
          <w:sz w:val="28"/>
        </w:rPr>
        <w:t>域</w:t>
      </w:r>
      <w:bookmarkEnd w:id="48"/>
    </w:p>
    <w:p w14:paraId="2908D466" w14:textId="1E3153CA" w:rsidR="00CA39A9" w:rsidRDefault="00CA39A9" w:rsidP="00CA39A9">
      <w:pPr>
        <w:pStyle w:val="2"/>
        <w:spacing w:before="240" w:after="120"/>
        <w:ind w:firstLineChars="200" w:firstLine="480"/>
        <w:rPr>
          <w:rFonts w:hint="eastAsia"/>
        </w:rPr>
      </w:pPr>
      <w:bookmarkStart w:id="49" w:name="_Toc238217346"/>
      <w:r w:rsidRPr="00CA39A9">
        <w:rPr>
          <w:rFonts w:eastAsia="宋体" w:hint="eastAsia"/>
          <w:sz w:val="24"/>
        </w:rPr>
        <w:t>下面给「审阅」「脚注」「引文」做索引项，文末生成</w:t>
      </w:r>
      <w:r w:rsidRPr="00CA39A9">
        <w:rPr>
          <w:rFonts w:eastAsia="宋体" w:hint="eastAsia"/>
          <w:sz w:val="24"/>
        </w:rPr>
        <w:t xml:space="preserve"> INDEX</w:t>
      </w:r>
      <w:r w:rsidRPr="00CA39A9">
        <w:rPr>
          <w:rFonts w:eastAsia="宋体" w:hint="eastAsia"/>
          <w:sz w:val="24"/>
        </w:rPr>
        <w:t>。</w:t>
      </w:r>
      <w:bookmarkEnd w:id="49"/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XE "</w:instrText>
      </w:r>
      <w:r>
        <w:rPr>
          <w:rFonts w:eastAsia="宋体" w:hint="eastAsia"/>
          <w:sz w:val="24"/>
        </w:rPr>
        <w:instrText>超链接</w:instrText>
      </w:r>
      <w:r>
        <w:rPr>
          <w:rFonts w:eastAsia="宋体" w:hint="eastAsia"/>
          <w:sz w:val="24"/>
        </w:rPr>
        <w:instrText xml:space="preserve">" </w:instrText>
      </w:r>
      <w:r>
        <w:rPr>
          <w:rFonts w:eastAsia="宋体" w:hint="eastAsia"/>
          <w:sz w:val="24"/>
        </w:rPr>
        <w:fldChar w:fldCharType="end"/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XE "</w:instrText>
      </w:r>
      <w:r>
        <w:rPr>
          <w:rFonts w:eastAsia="宋体" w:hint="eastAsia"/>
          <w:sz w:val="24"/>
        </w:rPr>
        <w:instrText>引文</w:instrText>
      </w:r>
      <w:r>
        <w:rPr>
          <w:rFonts w:eastAsia="宋体" w:hint="eastAsia"/>
          <w:sz w:val="24"/>
        </w:rPr>
        <w:instrText xml:space="preserve">" </w:instrText>
      </w:r>
      <w:r>
        <w:rPr>
          <w:rFonts w:eastAsia="宋体" w:hint="eastAsia"/>
          <w:sz w:val="24"/>
        </w:rPr>
        <w:fldChar w:fldCharType="end"/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XE "</w:instrText>
      </w:r>
      <w:r>
        <w:rPr>
          <w:rFonts w:eastAsia="宋体" w:hint="eastAsia"/>
          <w:sz w:val="24"/>
        </w:rPr>
        <w:instrText>脚注</w:instrText>
      </w:r>
      <w:r>
        <w:rPr>
          <w:rFonts w:eastAsia="宋体" w:hint="eastAsia"/>
          <w:sz w:val="24"/>
        </w:rPr>
        <w:instrText xml:space="preserve">" </w:instrText>
      </w:r>
      <w:r>
        <w:rPr>
          <w:rFonts w:eastAsia="宋体" w:hint="eastAsia"/>
          <w:sz w:val="24"/>
        </w:rPr>
        <w:fldChar w:fldCharType="end"/>
      </w:r>
      <w:r>
        <w:rPr>
          <w:rFonts w:eastAsia="宋体" w:hint="eastAsia"/>
          <w:sz w:val="24"/>
        </w:rPr>
        <w:fldChar w:fldCharType="begin"/>
      </w:r>
      <w:r>
        <w:rPr>
          <w:rFonts w:eastAsia="宋体" w:hint="eastAsia"/>
          <w:sz w:val="24"/>
        </w:rPr>
        <w:instrText xml:space="preserve"> XE "</w:instrText>
      </w:r>
      <w:r>
        <w:rPr>
          <w:rFonts w:eastAsia="宋体" w:hint="eastAsia"/>
          <w:sz w:val="24"/>
        </w:rPr>
        <w:instrText>审阅</w:instrText>
      </w:r>
      <w:r>
        <w:rPr>
          <w:rFonts w:eastAsia="宋体" w:hint="eastAsia"/>
          <w:sz w:val="24"/>
        </w:rPr>
        <w:instrText xml:space="preserve">" </w:instrText>
      </w:r>
      <w:r>
        <w:rPr>
          <w:rFonts w:eastAsia="宋体" w:hint="eastAsia"/>
          <w:sz w:val="24"/>
        </w:rPr>
        <w:fldChar w:fldCharType="end"/>
      </w:r>
    </w:p>
    <w:p w14:paraId="6744A4F6" w14:textId="77777777" w:rsidR="00CA39A9" w:rsidRDefault="00CA39A9" w:rsidP="00CA39A9">
      <w:pPr>
        <w:pStyle w:val="3"/>
        <w:rPr>
          <w:rFonts w:hint="eastAsia"/>
        </w:rPr>
      </w:pPr>
      <w:r>
        <w:rPr>
          <w:rFonts w:hint="eastAsia"/>
        </w:rPr>
        <w:t>索引：</w:t>
      </w:r>
    </w:p>
    <w:p w14:paraId="7F0436DB" w14:textId="77777777" w:rsidR="00CA39A9" w:rsidRDefault="00CA39A9" w:rsidP="00CA39A9">
      <w:pPr>
        <w:pStyle w:val="2"/>
        <w:spacing w:before="240" w:after="120"/>
        <w:rPr>
          <w:rFonts w:hint="eastAsia"/>
        </w:rPr>
      </w:pPr>
    </w:p>
    <w:p w14:paraId="6E107FAE" w14:textId="77777777" w:rsidR="00F055A2" w:rsidRDefault="00CA39A9">
      <w:pPr>
        <w:pStyle w:val="11"/>
        <w:tabs>
          <w:tab w:val="right" w:leader="dot" w:pos="901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 w:rsidR="00F055A2">
        <w:rPr>
          <w:rFonts w:hint="eastAsia"/>
        </w:rPr>
        <w:instrText xml:space="preserve"> INDEX \z "2052" </w:instrText>
      </w:r>
      <w:r>
        <w:rPr>
          <w:rFonts w:hint="eastAsia"/>
        </w:rPr>
        <w:fldChar w:fldCharType="separate"/>
      </w:r>
      <w:r w:rsidR="00F055A2" w:rsidRPr="00672B2C">
        <w:rPr>
          <w:rFonts w:eastAsia="宋体" w:hint="eastAsia"/>
          <w:noProof/>
        </w:rPr>
        <w:t>引文</w:t>
      </w:r>
      <w:r w:rsidR="00F055A2">
        <w:rPr>
          <w:rFonts w:hint="eastAsia"/>
          <w:noProof/>
        </w:rPr>
        <w:t>, 11</w:t>
      </w:r>
    </w:p>
    <w:p w14:paraId="09FF2209" w14:textId="77777777" w:rsidR="00F055A2" w:rsidRDefault="00F055A2">
      <w:pPr>
        <w:pStyle w:val="11"/>
        <w:tabs>
          <w:tab w:val="right" w:leader="dot" w:pos="9016"/>
        </w:tabs>
        <w:rPr>
          <w:rFonts w:hint="eastAsia"/>
          <w:noProof/>
        </w:rPr>
      </w:pPr>
      <w:r w:rsidRPr="00672B2C">
        <w:rPr>
          <w:rFonts w:eastAsia="宋体" w:hint="eastAsia"/>
          <w:noProof/>
        </w:rPr>
        <w:t>审阅</w:t>
      </w:r>
      <w:r>
        <w:rPr>
          <w:rFonts w:hint="eastAsia"/>
          <w:noProof/>
        </w:rPr>
        <w:t>, 11</w:t>
      </w:r>
    </w:p>
    <w:p w14:paraId="1BC9756F" w14:textId="77777777" w:rsidR="00F055A2" w:rsidRDefault="00F055A2">
      <w:pPr>
        <w:pStyle w:val="11"/>
        <w:tabs>
          <w:tab w:val="right" w:leader="dot" w:pos="9016"/>
        </w:tabs>
        <w:rPr>
          <w:rFonts w:hint="eastAsia"/>
          <w:noProof/>
        </w:rPr>
      </w:pPr>
      <w:r w:rsidRPr="00672B2C">
        <w:rPr>
          <w:rFonts w:eastAsia="宋体" w:hint="eastAsia"/>
          <w:noProof/>
        </w:rPr>
        <w:t>脚注</w:t>
      </w:r>
      <w:r>
        <w:rPr>
          <w:rFonts w:hint="eastAsia"/>
          <w:noProof/>
        </w:rPr>
        <w:t>, 11</w:t>
      </w:r>
    </w:p>
    <w:p w14:paraId="1AAAE5B7" w14:textId="77777777" w:rsidR="00F055A2" w:rsidRDefault="00F055A2">
      <w:pPr>
        <w:pStyle w:val="11"/>
        <w:tabs>
          <w:tab w:val="right" w:leader="dot" w:pos="9016"/>
        </w:tabs>
        <w:rPr>
          <w:rFonts w:hint="eastAsia"/>
          <w:noProof/>
        </w:rPr>
      </w:pPr>
      <w:r w:rsidRPr="00672B2C">
        <w:rPr>
          <w:rFonts w:eastAsia="宋体" w:hint="eastAsia"/>
          <w:noProof/>
        </w:rPr>
        <w:t>超链接</w:t>
      </w:r>
      <w:r>
        <w:rPr>
          <w:rFonts w:hint="eastAsia"/>
          <w:noProof/>
        </w:rPr>
        <w:t>, 11</w:t>
      </w:r>
    </w:p>
    <w:p w14:paraId="0E962BB2" w14:textId="293B4E69" w:rsidR="00F410D0" w:rsidRDefault="00CA39A9" w:rsidP="00C4382B">
      <w:pPr>
        <w:rPr>
          <w:rFonts w:hint="eastAsia"/>
        </w:rPr>
      </w:pPr>
      <w:r>
        <w:rPr>
          <w:rFonts w:hint="eastAsia"/>
        </w:rPr>
        <w:fldChar w:fldCharType="end"/>
      </w:r>
      <w:r w:rsidR="00F410D0">
        <w:rPr>
          <w:rFonts w:hint="eastAsia"/>
        </w:rPr>
        <w:t>测试段落。</w:t>
      </w:r>
    </w:p>
    <w:p w14:paraId="4A497A0A" w14:textId="2E65B324" w:rsidR="00BE624A" w:rsidRDefault="00BE624A" w:rsidP="00F410D0">
      <w:pPr>
        <w:rPr>
          <w:rFonts w:hint="eastAsia"/>
        </w:rPr>
      </w:pPr>
    </w:p>
    <w:sectPr w:rsidR="00BE624A" w:rsidSect="00C3757D">
      <w:headerReference w:type="default" r:id="rId18"/>
      <w:footerReference w:type="default" r:id="rId19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Word COM Demo" w:date="2026-08-21T15:07:00Z" w:initials="嘉卢">
    <w:p w14:paraId="24D37D93" w14:textId="7175E11C" w:rsidR="00697F14" w:rsidRDefault="00697F14">
      <w:pPr>
        <w:pStyle w:val="af5"/>
        <w:rPr>
          <w:rFonts w:hint="eastAsia"/>
        </w:rPr>
      </w:pPr>
      <w:r>
        <w:rPr>
          <w:rStyle w:val="af4"/>
          <w:rFonts w:hint="eastAsia"/>
        </w:rPr>
        <w:annotationRef/>
      </w:r>
      <w:r>
        <w:rPr>
          <w:rFonts w:hint="eastAsia"/>
        </w:rPr>
        <w:t>这是 Word Comments 批注对象，不是封面文本框。</w:t>
      </w:r>
    </w:p>
  </w:comment>
  <w:comment w:id="16" w:author="审阅人甲" w:date="2026-08-21T15:07:00Z" w:initials="甲">
    <w:p w14:paraId="0E935B0A" w14:textId="2C370324" w:rsidR="00562DC0" w:rsidRDefault="00562DC0">
      <w:pPr>
        <w:pStyle w:val="af5"/>
        <w:rPr>
          <w:rFonts w:hint="eastAsia"/>
        </w:rPr>
      </w:pPr>
      <w:r>
        <w:rPr>
          <w:rStyle w:val="af4"/>
          <w:rFonts w:hint="eastAsia"/>
        </w:rPr>
        <w:annotationRef/>
      </w:r>
      <w:r>
        <w:rPr>
          <w:rFonts w:hint="eastAsia"/>
        </w:rPr>
        <w:t>请核对此处表述是否与数据一致。</w:t>
      </w:r>
    </w:p>
  </w:comment>
  <w:comment w:id="17" w:author="审阅人乙" w:date="2026-08-21T15:07:00Z" w:initials="乙">
    <w:p w14:paraId="685D3F79" w14:textId="5C02C044" w:rsidR="00562DC0" w:rsidRDefault="00562DC0">
      <w:pPr>
        <w:pStyle w:val="af5"/>
        <w:rPr>
          <w:rFonts w:hint="eastAsia"/>
        </w:rPr>
      </w:pPr>
      <w:r>
        <w:rPr>
          <w:rStyle w:val="af4"/>
          <w:rFonts w:hint="eastAsia"/>
        </w:rPr>
        <w:annotationRef/>
      </w:r>
      <w:r>
        <w:rPr>
          <w:rFonts w:hint="eastAsia"/>
        </w:rPr>
        <w:t>建议改为具体数值，并注明出处。</w:t>
      </w:r>
    </w:p>
  </w:comment>
  <w:comment w:id="30" w:author="审阅人丙" w:date="2026-08-21T15:07:00Z" w:initials="丙">
    <w:p w14:paraId="1BD041F0" w14:textId="49DDDE73" w:rsidR="00CA39A9" w:rsidRDefault="00CA39A9">
      <w:pPr>
        <w:pStyle w:val="af5"/>
        <w:rPr>
          <w:rFonts w:hint="eastAsia"/>
        </w:rPr>
      </w:pPr>
      <w:r>
        <w:rPr>
          <w:rStyle w:val="af4"/>
          <w:rFonts w:hint="eastAsia"/>
        </w:rPr>
        <w:annotationRef/>
      </w:r>
      <w:r>
        <w:rPr>
          <w:rFonts w:hint="eastAsia"/>
        </w:rPr>
        <w:t>黄色高亮表示待核实。</w:t>
      </w:r>
    </w:p>
  </w:comment>
  <w:comment w:id="31" w:author="作者" w:date="2026-08-21T15:07:00Z" w:initials="作">
    <w:p w14:paraId="448E0D9C" w14:textId="3DAD9E45" w:rsidR="00CA39A9" w:rsidRDefault="00CA39A9">
      <w:pPr>
        <w:pStyle w:val="af5"/>
        <w:rPr>
          <w:rFonts w:hint="eastAsia"/>
        </w:rPr>
      </w:pPr>
      <w:r>
        <w:rPr>
          <w:rStyle w:val="af4"/>
          <w:rFonts w:hint="eastAsia"/>
        </w:rPr>
        <w:annotationRef/>
      </w:r>
      <w:r>
        <w:rPr>
          <w:rFonts w:hint="eastAsia"/>
        </w:rPr>
        <w:t>已核实，数据来自第 3 章表 1。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D37D93" w15:done="0"/>
  <w15:commentEx w15:paraId="0E935B0A" w15:done="0"/>
  <w15:commentEx w15:paraId="685D3F79" w15:done="0"/>
  <w15:commentEx w15:paraId="1BD041F0" w15:done="0"/>
  <w15:commentEx w15:paraId="448E0D9C" w15:paraIdParent="1BD041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E3185D" w16cex:dateUtc="2026-08-21T07:07:00Z"/>
  <w16cex:commentExtensible w16cex:durableId="1BB7F67C" w16cex:dateUtc="2026-08-21T07:07:00Z"/>
  <w16cex:commentExtensible w16cex:durableId="0A561231" w16cex:dateUtc="2026-08-21T07:07:00Z"/>
  <w16cex:commentExtensible w16cex:durableId="44FB93C8" w16cex:dateUtc="2026-08-21T07:07:00Z"/>
  <w16cex:commentExtensible w16cex:durableId="30400B21" w16cex:dateUtc="2026-08-21T0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D37D93" w16cid:durableId="17E3185D"/>
  <w16cid:commentId w16cid:paraId="0E935B0A" w16cid:durableId="1BB7F67C"/>
  <w16cid:commentId w16cid:paraId="685D3F79" w16cid:durableId="0A561231"/>
  <w16cid:commentId w16cid:paraId="1BD041F0" w16cid:durableId="44FB93C8"/>
  <w16cid:commentId w16cid:paraId="448E0D9C" w16cid:durableId="30400B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3D7F" w14:textId="77777777" w:rsidR="00010792" w:rsidRDefault="00010792" w:rsidP="00C37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6A711A" w14:textId="77777777" w:rsidR="00010792" w:rsidRDefault="00010792" w:rsidP="00C3757D">
      <w:pPr>
        <w:spacing w:after="0" w:line="240" w:lineRule="auto"/>
        <w:rPr>
          <w:rFonts w:hint="eastAsia"/>
        </w:rPr>
      </w:pPr>
      <w:r>
        <w:continuationSeparator/>
      </w:r>
    </w:p>
  </w:endnote>
  <w:endnote w:id="1">
    <w:p w14:paraId="398AEB09" w14:textId="1E62A214" w:rsidR="00562DC0" w:rsidRDefault="00562DC0">
      <w:pPr>
        <w:pStyle w:val="afc"/>
        <w:rPr>
          <w:rFonts w:hint="eastAsia"/>
        </w:rPr>
      </w:pPr>
      <w:r>
        <w:rPr>
          <w:rStyle w:val="afe"/>
          <w:rFonts w:hint="eastAsia"/>
        </w:rPr>
        <w:endnoteRef/>
      </w:r>
      <w:r>
        <w:rPr>
          <w:rFonts w:hint="eastAsia"/>
        </w:rPr>
        <w:t xml:space="preserve"> </w:t>
      </w:r>
    </w:p>
  </w:endnote>
  <w:endnote w:id="2">
    <w:p w14:paraId="476B1EC7" w14:textId="5B353EAF" w:rsidR="00CA39A9" w:rsidRDefault="00CA39A9">
      <w:pPr>
        <w:pStyle w:val="afc"/>
        <w:rPr>
          <w:rFonts w:hint="eastAsia"/>
        </w:rPr>
      </w:pPr>
      <w:r>
        <w:rPr>
          <w:rStyle w:val="afe"/>
          <w:rFonts w:hint="eastAsia"/>
        </w:rPr>
        <w:endnoteRef/>
      </w:r>
      <w:r>
        <w:rPr>
          <w:rFonts w:hint="eastAsia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6D2A" w14:textId="64032B1B" w:rsidR="00C3757D" w:rsidRPr="00C3757D" w:rsidRDefault="00C3757D" w:rsidP="00C3757D">
    <w:pPr>
      <w:pStyle w:val="af0"/>
      <w:jc w:val="center"/>
      <w:rPr>
        <w:rFonts w:ascii="Times New Roman" w:hint="eastAsia"/>
        <w:sz w:val="21"/>
      </w:rPr>
    </w:pPr>
    <w:r>
      <w:rPr>
        <w:rFonts w:ascii="Times New Roman" w:hint="eastAsia"/>
        <w:sz w:val="21"/>
      </w:rPr>
      <w:t>第</w:t>
    </w:r>
    <w:r>
      <w:rPr>
        <w:rFonts w:ascii="Times New Roman" w:hint="eastAsia"/>
        <w:sz w:val="21"/>
      </w:rPr>
      <w:t xml:space="preserve">  </w:t>
    </w:r>
    <w:r>
      <w:rPr>
        <w:rFonts w:ascii="Times New Roman" w:hint="eastAsia"/>
        <w:sz w:val="21"/>
      </w:rPr>
      <w:t>页</w:t>
    </w:r>
    <w:r>
      <w:rPr>
        <w:rFonts w:ascii="Times New Roman" w:hint="eastAsia"/>
        <w:sz w:val="21"/>
      </w:rPr>
      <w:fldChar w:fldCharType="begin"/>
    </w:r>
    <w:r>
      <w:rPr>
        <w:rFonts w:ascii="Times New Roman" w:hint="eastAsia"/>
        <w:sz w:val="21"/>
      </w:rPr>
      <w:instrText xml:space="preserve"> PAGE  \* MERGEFORMAT </w:instrText>
    </w:r>
    <w:r>
      <w:rPr>
        <w:rFonts w:ascii="Times New Roman" w:hint="eastAsia"/>
        <w:sz w:val="21"/>
      </w:rPr>
      <w:fldChar w:fldCharType="separate"/>
    </w:r>
    <w:r>
      <w:rPr>
        <w:rFonts w:ascii="Times New Roman" w:hint="eastAsia"/>
        <w:noProof/>
        <w:sz w:val="21"/>
      </w:rPr>
      <w:t>1</w:t>
    </w:r>
    <w:r>
      <w:rPr>
        <w:rFonts w:ascii="Times New Roman" w:hint="eastAsia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34F61" w14:textId="77777777" w:rsidR="00010792" w:rsidRDefault="00010792" w:rsidP="00C37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D7FF91" w14:textId="77777777" w:rsidR="00010792" w:rsidRDefault="00010792" w:rsidP="00C3757D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6CB19B15" w14:textId="71F3DAEA" w:rsidR="00562DC0" w:rsidRDefault="00562DC0">
      <w:pPr>
        <w:pStyle w:val="af9"/>
        <w:rPr>
          <w:rFonts w:hint="eastAsia"/>
        </w:rPr>
      </w:pPr>
      <w:r>
        <w:rPr>
          <w:rStyle w:val="afb"/>
          <w:rFonts w:hint="eastAsia"/>
        </w:rPr>
        <w:footnoteRef/>
      </w:r>
      <w:r>
        <w:rPr>
          <w:rFonts w:hint="eastAsia"/>
        </w:rPr>
        <w:t xml:space="preserve"> </w:t>
      </w:r>
    </w:p>
  </w:footnote>
  <w:footnote w:id="2">
    <w:p w14:paraId="1085A72C" w14:textId="0BF9A47E" w:rsidR="00562DC0" w:rsidRDefault="00562DC0">
      <w:pPr>
        <w:pStyle w:val="af9"/>
        <w:rPr>
          <w:rFonts w:hint="eastAsia"/>
        </w:rPr>
      </w:pPr>
      <w:r>
        <w:rPr>
          <w:rStyle w:val="afb"/>
          <w:rFonts w:hint="eastAsia"/>
        </w:rPr>
        <w:footnoteRef/>
      </w:r>
      <w:r>
        <w:rPr>
          <w:rFonts w:hint="eastAsia"/>
        </w:rPr>
        <w:t xml:space="preserve"> </w:t>
      </w:r>
    </w:p>
  </w:footnote>
  <w:footnote w:id="3">
    <w:p w14:paraId="7425F682" w14:textId="09B50CDA" w:rsidR="00CA39A9" w:rsidRDefault="00CA39A9">
      <w:pPr>
        <w:pStyle w:val="af9"/>
        <w:rPr>
          <w:rFonts w:hint="eastAsia"/>
        </w:rPr>
      </w:pPr>
      <w:r>
        <w:rPr>
          <w:rStyle w:val="afb"/>
          <w:rFonts w:hint="eastAsia"/>
        </w:rPr>
        <w:footnoteRef/>
      </w:r>
      <w:r>
        <w:rPr>
          <w:rFonts w:hint="eastAsia"/>
        </w:rPr>
        <w:t xml:space="preserve"> </w:t>
      </w:r>
    </w:p>
  </w:footnote>
  <w:footnote w:id="4">
    <w:p w14:paraId="5129C970" w14:textId="5E6256FA" w:rsidR="00CA39A9" w:rsidRDefault="00CA39A9">
      <w:pPr>
        <w:pStyle w:val="af9"/>
        <w:rPr>
          <w:rFonts w:hint="eastAsia"/>
        </w:rPr>
      </w:pPr>
      <w:r>
        <w:rPr>
          <w:rStyle w:val="afb"/>
          <w:rFonts w:hint="eastAsia"/>
        </w:rPr>
        <w:t>*</w:t>
      </w:r>
      <w:r>
        <w:rPr>
          <w:rFonts w:hint="eastAsia"/>
        </w:rPr>
        <w:t xml:space="preserve"> 自定义标记脚注：Reference 使用 *。</w:t>
      </w:r>
    </w:p>
  </w:footnote>
  <w:footnote w:id="5">
    <w:p w14:paraId="7C4E1403" w14:textId="18BF82C1" w:rsidR="00CA39A9" w:rsidRDefault="00CA39A9">
      <w:pPr>
        <w:pStyle w:val="af9"/>
        <w:rPr>
          <w:rFonts w:hint="eastAsia"/>
        </w:rPr>
      </w:pPr>
      <w:r>
        <w:rPr>
          <w:rStyle w:val="afb"/>
          <w:rFonts w:hint="eastAsia"/>
        </w:rPr>
        <w:footnoteRef/>
      </w:r>
      <w:r>
        <w:rPr>
          <w:rFonts w:hint="eastAsia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A81E" w14:textId="77777777" w:rsidR="00C3757D" w:rsidRPr="00C3757D" w:rsidRDefault="00C3757D" w:rsidP="00C3757D">
    <w:pPr>
      <w:pStyle w:val="ae"/>
      <w:rPr>
        <w:rFonts w:ascii="Arial" w:eastAsia="黑体" w:hint="eastAsia"/>
        <w:sz w:val="21"/>
      </w:rPr>
    </w:pPr>
    <w:r w:rsidRPr="00C3757D">
      <w:rPr>
        <w:rFonts w:ascii="Arial" w:eastAsia="黑体" w:hint="eastAsia"/>
        <w:sz w:val="21"/>
      </w:rPr>
      <w:t xml:space="preserve">Word COM </w:t>
    </w:r>
    <w:r w:rsidRPr="00C3757D">
      <w:rPr>
        <w:rFonts w:ascii="Arial" w:eastAsia="黑体" w:hint="eastAsia"/>
        <w:sz w:val="21"/>
      </w:rPr>
      <w:t>格式演示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D1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52EB4F57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num w:numId="1" w16cid:durableId="1168061144">
    <w:abstractNumId w:val="1"/>
  </w:num>
  <w:num w:numId="2" w16cid:durableId="21401468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7D"/>
    <w:rsid w:val="00010792"/>
    <w:rsid w:val="0027422F"/>
    <w:rsid w:val="002C7228"/>
    <w:rsid w:val="00562DC0"/>
    <w:rsid w:val="00565DB4"/>
    <w:rsid w:val="00697F14"/>
    <w:rsid w:val="009F33DF"/>
    <w:rsid w:val="00BE624A"/>
    <w:rsid w:val="00C3757D"/>
    <w:rsid w:val="00C4382B"/>
    <w:rsid w:val="00CA39A9"/>
    <w:rsid w:val="00E72364"/>
    <w:rsid w:val="00F055A2"/>
    <w:rsid w:val="00F4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8ECE9"/>
  <w15:chartTrackingRefBased/>
  <w15:docId w15:val="{EED0CC78-4EE0-4281-9BA3-5EB3032C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75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75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5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5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5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5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5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5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75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3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5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75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75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75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75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75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75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5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75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75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5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5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75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75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7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7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7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757D"/>
    <w:rPr>
      <w:sz w:val="18"/>
      <w:szCs w:val="18"/>
    </w:rPr>
  </w:style>
  <w:style w:type="character" w:styleId="af2">
    <w:name w:val="Hyperlink"/>
    <w:basedOn w:val="a0"/>
    <w:uiPriority w:val="99"/>
    <w:unhideWhenUsed/>
    <w:rsid w:val="00697F1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97F14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697F14"/>
    <w:rPr>
      <w:sz w:val="21"/>
      <w:szCs w:val="21"/>
    </w:rPr>
  </w:style>
  <w:style w:type="paragraph" w:styleId="af5">
    <w:name w:val="annotation text"/>
    <w:basedOn w:val="a"/>
    <w:link w:val="af6"/>
    <w:uiPriority w:val="99"/>
    <w:semiHidden/>
    <w:unhideWhenUsed/>
    <w:rsid w:val="00697F14"/>
  </w:style>
  <w:style w:type="character" w:customStyle="1" w:styleId="af6">
    <w:name w:val="批注文字 字符"/>
    <w:basedOn w:val="a0"/>
    <w:link w:val="af5"/>
    <w:uiPriority w:val="99"/>
    <w:semiHidden/>
    <w:rsid w:val="00697F14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97F14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697F14"/>
    <w:rPr>
      <w:b/>
      <w:bCs/>
    </w:rPr>
  </w:style>
  <w:style w:type="paragraph" w:styleId="af9">
    <w:name w:val="footnote text"/>
    <w:basedOn w:val="a"/>
    <w:link w:val="afa"/>
    <w:uiPriority w:val="99"/>
    <w:semiHidden/>
    <w:unhideWhenUsed/>
    <w:rsid w:val="00562DC0"/>
    <w:pPr>
      <w:snapToGrid w:val="0"/>
    </w:pPr>
    <w:rPr>
      <w:sz w:val="18"/>
      <w:szCs w:val="18"/>
    </w:rPr>
  </w:style>
  <w:style w:type="character" w:customStyle="1" w:styleId="afa">
    <w:name w:val="脚注文本 字符"/>
    <w:basedOn w:val="a0"/>
    <w:link w:val="af9"/>
    <w:uiPriority w:val="99"/>
    <w:semiHidden/>
    <w:rsid w:val="00562DC0"/>
    <w:rPr>
      <w:sz w:val="18"/>
      <w:szCs w:val="18"/>
    </w:rPr>
  </w:style>
  <w:style w:type="character" w:styleId="afb">
    <w:name w:val="footnote reference"/>
    <w:basedOn w:val="a0"/>
    <w:uiPriority w:val="99"/>
    <w:semiHidden/>
    <w:unhideWhenUsed/>
    <w:rsid w:val="00562DC0"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sid w:val="00562DC0"/>
    <w:pPr>
      <w:snapToGrid w:val="0"/>
    </w:pPr>
  </w:style>
  <w:style w:type="character" w:customStyle="1" w:styleId="afd">
    <w:name w:val="尾注文本 字符"/>
    <w:basedOn w:val="a0"/>
    <w:link w:val="afc"/>
    <w:uiPriority w:val="99"/>
    <w:semiHidden/>
    <w:rsid w:val="00562DC0"/>
  </w:style>
  <w:style w:type="character" w:styleId="afe">
    <w:name w:val="endnote reference"/>
    <w:basedOn w:val="a0"/>
    <w:uiPriority w:val="99"/>
    <w:semiHidden/>
    <w:unhideWhenUsed/>
    <w:rsid w:val="00562DC0"/>
    <w:rPr>
      <w:vertAlign w:val="superscript"/>
    </w:rPr>
  </w:style>
  <w:style w:type="paragraph" w:styleId="aff">
    <w:name w:val="caption"/>
    <w:basedOn w:val="a"/>
    <w:next w:val="a"/>
    <w:uiPriority w:val="35"/>
    <w:unhideWhenUsed/>
    <w:qFormat/>
    <w:rsid w:val="00562DC0"/>
    <w:rPr>
      <w:rFonts w:asciiTheme="majorHAnsi" w:eastAsia="黑体" w:hAnsiTheme="majorHAnsi" w:cstheme="majorBidi"/>
      <w:sz w:val="20"/>
      <w:szCs w:val="20"/>
    </w:rPr>
  </w:style>
  <w:style w:type="paragraph" w:styleId="aff0">
    <w:name w:val="Bibliography"/>
    <w:basedOn w:val="a"/>
    <w:next w:val="a"/>
    <w:uiPriority w:val="37"/>
    <w:unhideWhenUsed/>
    <w:rsid w:val="00562DC0"/>
  </w:style>
  <w:style w:type="paragraph" w:styleId="TOC1">
    <w:name w:val="toc 1"/>
    <w:basedOn w:val="a"/>
    <w:next w:val="a"/>
    <w:autoRedefine/>
    <w:uiPriority w:val="39"/>
    <w:unhideWhenUsed/>
    <w:rsid w:val="00562DC0"/>
  </w:style>
  <w:style w:type="paragraph" w:styleId="TOC2">
    <w:name w:val="toc 2"/>
    <w:basedOn w:val="a"/>
    <w:next w:val="a"/>
    <w:autoRedefine/>
    <w:uiPriority w:val="39"/>
    <w:unhideWhenUsed/>
    <w:rsid w:val="00562DC0"/>
    <w:pPr>
      <w:ind w:leftChars="200" w:left="420"/>
    </w:pPr>
  </w:style>
  <w:style w:type="character" w:styleId="aff1">
    <w:name w:val="Placeholder Text"/>
    <w:basedOn w:val="a0"/>
    <w:uiPriority w:val="99"/>
    <w:semiHidden/>
    <w:rsid w:val="00562DC0"/>
    <w:rPr>
      <w:color w:val="666666"/>
    </w:rPr>
  </w:style>
  <w:style w:type="paragraph" w:styleId="aff2">
    <w:name w:val="Revision"/>
    <w:hidden/>
    <w:uiPriority w:val="99"/>
    <w:semiHidden/>
    <w:rsid w:val="00CA39A9"/>
    <w:pPr>
      <w:spacing w:after="0" w:line="240" w:lineRule="auto"/>
    </w:pPr>
  </w:style>
  <w:style w:type="paragraph" w:styleId="11">
    <w:name w:val="index 1"/>
    <w:basedOn w:val="a"/>
    <w:next w:val="a"/>
    <w:autoRedefine/>
    <w:uiPriority w:val="99"/>
    <w:semiHidden/>
    <w:unhideWhenUsed/>
    <w:rsid w:val="00CA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reviewer@example.com?subject=Word%20COM%20Demo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office/vba/api/word.footnotes" TargetMode="External"/><Relationship Id="rId17" Type="http://schemas.openxmlformats.org/officeDocument/2006/relationships/hyperlink" Target="mailto:editor@example.edu?subject=Thesis%20re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office/vba/word/concepts/working-with-word/working-with-bibliographie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office/vba/api/word.footnotes" TargetMode="External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office/vba/api/word.comment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BA56B77-C584-449F-B5F4-51F2185C7142}"/>
      </w:docPartPr>
      <w:docPartBody>
        <w:p w:rsidR="00000000" w:rsidRDefault="007446DE">
          <w:r w:rsidRPr="00E020C3">
            <w:rPr>
              <w:rStyle w:val="a3"/>
            </w:rPr>
            <w:t>单击或点击此处输入日期。</w:t>
          </w:r>
        </w:p>
      </w:docPartBody>
    </w:docPart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BCBB252-68B4-4740-9710-92E9C6B3218A}"/>
      </w:docPartPr>
      <w:docPartBody>
        <w:p w:rsidR="00000000" w:rsidRDefault="007446DE">
          <w:r w:rsidRPr="00E020C3">
            <w:rPr>
              <w:rStyle w:val="a3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DE"/>
    <w:rsid w:val="002C7228"/>
    <w:rsid w:val="007446DE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4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Li2021</b:Tag>
    <b:SourceType>Book</b:SourceType>
    <b:Author>
      <b:Author>
        <b:NameList>
          <b:Person>
            <b:Last>李</b:Last>
            <b:First>四</b:First>
          </b:Person>
        </b:NameList>
      </b:Author>
    </b:Author>
    <b:Title>COM 自动化与科技论文排版</b:Title>
    <b:Year>2021</b:Year>
    <b:City>北京</b:City>
    <b:Publisher>示例出版社</b:Publisher>
    <b:RefOrder>1</b:RefOrder>
  </b:Source>
  <b:Source>
    <b:Tag>Wang2022</b:Tag>
    <b:SourceType>ArticleInAPeriodical</b:SourceType>
    <b:Author>
      <b:Author>
        <b:NameList>
          <b:Person>
            <b:Last>王</b:Last>
            <b:First>五</b:First>
          </b:Person>
        </b:NameList>
      </b:Author>
    </b:Author>
    <b:Title>脚注与交叉引用实践</b:Title>
    <b:Year>2022</b:Year>
    <b:PeriodicalTitle>演示学报</b:PeriodicalTitle>
    <b:Volume>10</b:Volume>
    <b:Issue>2</b:Issue>
    <b:Pages>12-18</b:Pages>
    <b:RefOrder>2</b:RefOrder>
  </b:Source>
</b:Sources>
</file>

<file path=customXml/itemProps1.xml><?xml version="1.0" encoding="utf-8"?>
<ds:datastoreItem xmlns:ds="http://schemas.openxmlformats.org/officeDocument/2006/customXml" ds:itemID="{C6881899-AC7F-4EA3-BB91-0BE156E32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2617</Words>
  <Characters>4556</Characters>
  <Application>Microsoft Office Word</Application>
  <DocSecurity>0</DocSecurity>
  <Lines>506</Lines>
  <Paragraphs>421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9</cp:revision>
  <dcterms:created xsi:type="dcterms:W3CDTF">2026-08-21T07:05:00Z</dcterms:created>
  <dcterms:modified xsi:type="dcterms:W3CDTF">2026-08-21T08:07:00Z</dcterms:modified>
</cp:coreProperties>
</file>